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B0CCD3" w14:textId="3D7B2BDD" w:rsidR="005E79AD" w:rsidRPr="00C8472C" w:rsidRDefault="007639C1" w:rsidP="007639C1">
      <w:pPr>
        <w:pStyle w:val="Title"/>
      </w:pPr>
      <w:r w:rsidRPr="00C8472C">
        <w:t>Записки по „Изкуствен интелект</w:t>
      </w:r>
      <w:r w:rsidR="001B14CB" w:rsidRPr="00C8472C">
        <w:t xml:space="preserve"> (ИИ)</w:t>
      </w:r>
      <w:r w:rsidRPr="00C8472C">
        <w:t>“, ФМИ, 3-ти курс, 2-ри семестър, 2023-2024</w:t>
      </w:r>
    </w:p>
    <w:p w14:paraId="38CB0E42" w14:textId="77777777" w:rsidR="001B14CB" w:rsidRPr="00C8472C" w:rsidRDefault="001B14CB" w:rsidP="001B14CB"/>
    <w:p w14:paraId="43A89CF6" w14:textId="5AA1A3F9" w:rsidR="001B14CB" w:rsidRPr="00C8472C" w:rsidRDefault="001B14CB" w:rsidP="001B14CB">
      <w:pPr>
        <w:pStyle w:val="Heading1"/>
      </w:pPr>
      <w:r w:rsidRPr="00C8472C">
        <w:t>Въведение – опит за дефиниция на ИИ</w:t>
      </w:r>
    </w:p>
    <w:p w14:paraId="499579C0" w14:textId="34367867" w:rsidR="00BE0901" w:rsidRPr="00C8472C" w:rsidRDefault="00BE0901" w:rsidP="00BE0901">
      <w:r w:rsidRPr="00C8472C">
        <w:t xml:space="preserve">Опит за </w:t>
      </w:r>
      <w:r w:rsidRPr="00C8472C">
        <w:rPr>
          <w:rStyle w:val="Strong"/>
        </w:rPr>
        <w:t>дефиниция</w:t>
      </w:r>
      <w:r w:rsidRPr="00C8472C">
        <w:t xml:space="preserve"> на изучаваната област наречена изкуствен интелект:</w:t>
      </w:r>
    </w:p>
    <w:p w14:paraId="3098FDD5" w14:textId="4D074FD4" w:rsidR="00BE0901" w:rsidRPr="00C8472C" w:rsidRDefault="00BE0901" w:rsidP="00BE0901">
      <w:pPr>
        <w:pStyle w:val="ListParagraph"/>
        <w:numPr>
          <w:ilvl w:val="0"/>
          <w:numId w:val="36"/>
        </w:numPr>
      </w:pPr>
      <w:r w:rsidRPr="00C8472C">
        <w:t>Моделиране на „интелигентно поведение”.</w:t>
      </w:r>
    </w:p>
    <w:p w14:paraId="40B8611D" w14:textId="384FFF20" w:rsidR="00BE0901" w:rsidRPr="00C8472C" w:rsidRDefault="00BE0901" w:rsidP="00BE0901">
      <w:pPr>
        <w:pStyle w:val="ListParagraph"/>
        <w:numPr>
          <w:ilvl w:val="0"/>
          <w:numId w:val="36"/>
        </w:numPr>
      </w:pPr>
      <w:r w:rsidRPr="00C8472C">
        <w:t>Наука за това как да накараме компютрите да вършат неща, които засега ние хората вършим по-добре.</w:t>
      </w:r>
    </w:p>
    <w:p w14:paraId="698126A8" w14:textId="613EF0B5" w:rsidR="00BE0901" w:rsidRPr="00C8472C" w:rsidRDefault="00BE0901" w:rsidP="00BE0901">
      <w:pPr>
        <w:pStyle w:val="ListParagraph"/>
        <w:numPr>
          <w:ilvl w:val="0"/>
          <w:numId w:val="36"/>
        </w:numPr>
      </w:pPr>
      <w:r w:rsidRPr="00C8472C">
        <w:t>Създаване на машини, които изпълняват функции, които изискват „интелигентност“, когато са изпълнявани от човек.</w:t>
      </w:r>
    </w:p>
    <w:p w14:paraId="488D1343" w14:textId="34243E42" w:rsidR="00BE0901" w:rsidRPr="00C8472C" w:rsidRDefault="00BE0901" w:rsidP="00BE0901">
      <w:pPr>
        <w:pStyle w:val="ListParagraph"/>
        <w:numPr>
          <w:ilvl w:val="0"/>
          <w:numId w:val="36"/>
        </w:numPr>
      </w:pPr>
      <w:r w:rsidRPr="00C8472C">
        <w:t>Наука за концепциите и методите, даващи възможност на компютрите да извършват дейности, които се считат от хората за интелектуални (тази точка може би е най-доброто описание в едно изречение).</w:t>
      </w:r>
    </w:p>
    <w:p w14:paraId="44F9EEA5" w14:textId="706BD67A" w:rsidR="00BE0901" w:rsidRPr="00C8472C" w:rsidRDefault="00BE0901" w:rsidP="00BE0901">
      <w:r w:rsidRPr="00C8472C">
        <w:rPr>
          <w:rStyle w:val="Strong"/>
        </w:rPr>
        <w:t>Рационално поведение</w:t>
      </w:r>
      <w:r w:rsidRPr="00C8472C">
        <w:t xml:space="preserve"> – </w:t>
      </w:r>
      <w:r w:rsidR="00400E51" w:rsidRPr="00C8472C">
        <w:t>извършване на правилното действие, което предполагаме, че ще ни докара най-близо до целта, въз основа на наличната информация, с която разполагаме.</w:t>
      </w:r>
    </w:p>
    <w:p w14:paraId="16C1DC6F" w14:textId="37CDE8B0" w:rsidR="00400E51" w:rsidRPr="00594826" w:rsidRDefault="00400E51" w:rsidP="006C0F39">
      <w:pPr>
        <w:pStyle w:val="SmallHeading"/>
        <w:rPr>
          <w:lang w:val="bg-BG"/>
          <w:rPrChange w:id="0" w:author="Michael Zarkov" w:date="2024-08-28T11:41:00Z" w16du:dateUtc="2024-08-28T08:41:00Z">
            <w:rPr/>
          </w:rPrChange>
        </w:rPr>
      </w:pPr>
      <w:r w:rsidRPr="00594826">
        <w:rPr>
          <w:lang w:val="bg-BG"/>
          <w:rPrChange w:id="1" w:author="Michael Zarkov" w:date="2024-08-28T11:41:00Z" w16du:dateUtc="2024-08-28T08:41:00Z">
            <w:rPr/>
          </w:rPrChange>
        </w:rPr>
        <w:t>Актуални направления на развитие през последните години:</w:t>
      </w:r>
    </w:p>
    <w:p w14:paraId="455063F9" w14:textId="377384A4" w:rsidR="00400E51" w:rsidRPr="00C8472C" w:rsidRDefault="00400E51" w:rsidP="00E40DDB">
      <w:pPr>
        <w:pStyle w:val="ListParagraph"/>
        <w:numPr>
          <w:ilvl w:val="0"/>
          <w:numId w:val="37"/>
        </w:numPr>
      </w:pPr>
      <w:r w:rsidRPr="00C8472C">
        <w:t>Извличане на информация и откриване на знания от данни и текст:</w:t>
      </w:r>
    </w:p>
    <w:p w14:paraId="412EAFBF" w14:textId="65B44FCF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разпознаване на двойно значение, преувеличения и невярна информация;</w:t>
      </w:r>
    </w:p>
    <w:p w14:paraId="163CD992" w14:textId="516695EF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анализ на мнения и разпознаване на емоции;</w:t>
      </w:r>
    </w:p>
    <w:p w14:paraId="6EF52229" w14:textId="77777777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резюмиране на съдържание.</w:t>
      </w:r>
    </w:p>
    <w:p w14:paraId="4D6166C7" w14:textId="7EB843E7" w:rsidR="00400E51" w:rsidRPr="00C8472C" w:rsidRDefault="00400E51" w:rsidP="00EF4A3A">
      <w:pPr>
        <w:pStyle w:val="ListParagraph"/>
        <w:numPr>
          <w:ilvl w:val="0"/>
          <w:numId w:val="37"/>
        </w:numPr>
      </w:pPr>
      <w:r w:rsidRPr="00C8472C">
        <w:t>Разбиране на естествен език и генериране на текстове на естествен език.</w:t>
      </w:r>
    </w:p>
    <w:p w14:paraId="2CB0D03D" w14:textId="7E11EDA0" w:rsidR="00400E51" w:rsidRPr="00C8472C" w:rsidRDefault="00400E51" w:rsidP="00400E51">
      <w:pPr>
        <w:pStyle w:val="ListParagraph"/>
        <w:numPr>
          <w:ilvl w:val="0"/>
          <w:numId w:val="37"/>
        </w:numPr>
      </w:pPr>
      <w:r w:rsidRPr="00C8472C">
        <w:t>Генериране на изображения, музика, видео.</w:t>
      </w:r>
    </w:p>
    <w:p w14:paraId="163175E0" w14:textId="10D604F2" w:rsidR="00400E51" w:rsidRPr="00C8472C" w:rsidRDefault="00400E51" w:rsidP="00400E51">
      <w:pPr>
        <w:pStyle w:val="ListParagraph"/>
        <w:numPr>
          <w:ilvl w:val="0"/>
          <w:numId w:val="37"/>
        </w:numPr>
      </w:pPr>
      <w:r w:rsidRPr="00C8472C">
        <w:t>Генериране програмен код.</w:t>
      </w:r>
    </w:p>
    <w:p w14:paraId="0283D152" w14:textId="7D886817" w:rsidR="00400E51" w:rsidRPr="00C8472C" w:rsidRDefault="00400E51" w:rsidP="00400E51">
      <w:pPr>
        <w:pStyle w:val="ListParagraph"/>
        <w:numPr>
          <w:ilvl w:val="0"/>
          <w:numId w:val="37"/>
        </w:numPr>
      </w:pPr>
      <w:r w:rsidRPr="00C8472C">
        <w:t>Семантични технологии:</w:t>
      </w:r>
    </w:p>
    <w:p w14:paraId="1601DA15" w14:textId="2957CACB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 xml:space="preserve">семантично </w:t>
      </w:r>
      <w:proofErr w:type="spellStart"/>
      <w:r w:rsidRPr="00C8472C">
        <w:t>анотиране</w:t>
      </w:r>
      <w:proofErr w:type="spellEnd"/>
      <w:r w:rsidRPr="00C8472C">
        <w:t xml:space="preserve"> на текстове;</w:t>
      </w:r>
    </w:p>
    <w:p w14:paraId="6018204F" w14:textId="280BA5A4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семантично обогатяване на колекции от данни;</w:t>
      </w:r>
    </w:p>
    <w:p w14:paraId="735BD1E8" w14:textId="77777777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машини за интелигентно (семантично) търсене.</w:t>
      </w:r>
    </w:p>
    <w:p w14:paraId="344449F6" w14:textId="2490A3B3" w:rsidR="00400E51" w:rsidRPr="00C8472C" w:rsidRDefault="00400E51" w:rsidP="00400E51">
      <w:pPr>
        <w:pStyle w:val="ListParagraph"/>
        <w:numPr>
          <w:ilvl w:val="0"/>
          <w:numId w:val="37"/>
        </w:numPr>
      </w:pPr>
      <w:r w:rsidRPr="00C8472C">
        <w:t>Компютърно зрение.</w:t>
      </w:r>
    </w:p>
    <w:p w14:paraId="12260FD7" w14:textId="56CA9210" w:rsidR="00400E51" w:rsidRPr="00C8472C" w:rsidRDefault="00400E51" w:rsidP="008A61B1">
      <w:pPr>
        <w:pStyle w:val="ListParagraph"/>
        <w:numPr>
          <w:ilvl w:val="0"/>
          <w:numId w:val="37"/>
        </w:numPr>
      </w:pPr>
      <w:r w:rsidRPr="00C8472C">
        <w:t>Вградени интелигентни системи и комплекси от вградени интелигентни системи:</w:t>
      </w:r>
    </w:p>
    <w:p w14:paraId="313F754D" w14:textId="4BEAAA13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интелигентни роботи – приложения в хирургията, промишлеността и мн. др.;</w:t>
      </w:r>
    </w:p>
    <w:p w14:paraId="29A26AAB" w14:textId="26A43BB2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системи „интелигентен дом“ – роботизирана битова техника и комплекси от роботизирани битови устройства с възможност за управление чрез смартфон, таблет или уеб браузър посредством Интернет или домашна мрежа.</w:t>
      </w:r>
    </w:p>
    <w:p w14:paraId="73633738" w14:textId="6190B625" w:rsidR="00400E51" w:rsidRPr="00C8472C" w:rsidRDefault="00400E51" w:rsidP="00400E51">
      <w:pPr>
        <w:pStyle w:val="ListParagraph"/>
        <w:numPr>
          <w:ilvl w:val="0"/>
          <w:numId w:val="37"/>
        </w:numPr>
      </w:pPr>
      <w:r w:rsidRPr="00C8472C">
        <w:t>Машинно самообучение, включително т. нар. дълбоко самообучение (</w:t>
      </w:r>
      <w:proofErr w:type="spellStart"/>
      <w:r w:rsidRPr="00C8472C">
        <w:t>Deep</w:t>
      </w:r>
      <w:proofErr w:type="spellEnd"/>
      <w:r w:rsidRPr="00C8472C">
        <w:t xml:space="preserve"> </w:t>
      </w:r>
      <w:proofErr w:type="spellStart"/>
      <w:r w:rsidRPr="00C8472C">
        <w:t>Learning</w:t>
      </w:r>
      <w:proofErr w:type="spellEnd"/>
      <w:r w:rsidRPr="00C8472C">
        <w:t>).</w:t>
      </w:r>
    </w:p>
    <w:p w14:paraId="622E281F" w14:textId="0AAD1E35" w:rsidR="00400E51" w:rsidRPr="00C8472C" w:rsidRDefault="00400E51" w:rsidP="006175CB">
      <w:pPr>
        <w:pStyle w:val="ListParagraph"/>
        <w:numPr>
          <w:ilvl w:val="0"/>
          <w:numId w:val="37"/>
        </w:numPr>
      </w:pPr>
      <w:r w:rsidRPr="00C8472C">
        <w:t>Автономни интелигентни системи – интелигентни системи, които функционират без потребителски контрол; притежават способност да определят поведението си въз основа на натрупания опит (на базата на вградените си знания) и да действат по своя инициатива</w:t>
      </w:r>
    </w:p>
    <w:p w14:paraId="1FC6212E" w14:textId="6213DA4D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роботи-хуманоиди;</w:t>
      </w:r>
    </w:p>
    <w:p w14:paraId="0EF3951D" w14:textId="2EAAAF24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промишлени манипулатори;</w:t>
      </w:r>
    </w:p>
    <w:p w14:paraId="31AC443D" w14:textId="650DB285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>автономни превозни средства;</w:t>
      </w:r>
    </w:p>
    <w:p w14:paraId="693C763F" w14:textId="150B0036" w:rsidR="00400E51" w:rsidRPr="00C8472C" w:rsidRDefault="00400E51" w:rsidP="00400E51">
      <w:pPr>
        <w:pStyle w:val="ListParagraph"/>
        <w:numPr>
          <w:ilvl w:val="1"/>
          <w:numId w:val="37"/>
        </w:numPr>
      </w:pPr>
      <w:r w:rsidRPr="00C8472C">
        <w:t xml:space="preserve">автономни </w:t>
      </w:r>
      <w:proofErr w:type="spellStart"/>
      <w:r w:rsidRPr="00C8472C">
        <w:t>дронове</w:t>
      </w:r>
      <w:proofErr w:type="spellEnd"/>
      <w:r w:rsidRPr="00C8472C">
        <w:t>.</w:t>
      </w:r>
    </w:p>
    <w:p w14:paraId="5B9288D5" w14:textId="0361905F" w:rsidR="00C8472C" w:rsidRPr="00C8472C" w:rsidRDefault="00C8472C" w:rsidP="00C8472C">
      <w:pPr>
        <w:pStyle w:val="Heading1"/>
      </w:pPr>
      <w:r w:rsidRPr="00C8472C">
        <w:lastRenderedPageBreak/>
        <w:t>Интелигентни агенти</w:t>
      </w:r>
    </w:p>
    <w:p w14:paraId="14194BC3" w14:textId="3800F037" w:rsidR="00C8472C" w:rsidRDefault="00C8472C" w:rsidP="00C8472C">
      <w:r w:rsidRPr="00C8472C">
        <w:rPr>
          <w:rStyle w:val="Strong"/>
        </w:rPr>
        <w:t>Агент</w:t>
      </w:r>
      <w:r w:rsidRPr="00C8472C">
        <w:t xml:space="preserve"> - нещо, което възприема средата чрез </w:t>
      </w:r>
      <w:r w:rsidRPr="00C8472C">
        <w:rPr>
          <w:rStyle w:val="Strong"/>
        </w:rPr>
        <w:t>рецептори</w:t>
      </w:r>
      <w:r w:rsidRPr="00C8472C">
        <w:t xml:space="preserve"> или</w:t>
      </w:r>
      <w:r>
        <w:t xml:space="preserve"> </w:t>
      </w:r>
      <w:r w:rsidRPr="00C8472C">
        <w:rPr>
          <w:rStyle w:val="Strong"/>
        </w:rPr>
        <w:t>сензори</w:t>
      </w:r>
      <w:r w:rsidRPr="00C8472C">
        <w:t xml:space="preserve"> и въздейства върху нея чрез </w:t>
      </w:r>
      <w:r w:rsidRPr="00C8472C">
        <w:rPr>
          <w:rStyle w:val="Strong"/>
        </w:rPr>
        <w:t>ефектори</w:t>
      </w:r>
      <w:r w:rsidRPr="00C8472C">
        <w:t>. В най</w:t>
      </w:r>
      <w:r>
        <w:t>-</w:t>
      </w:r>
      <w:r w:rsidRPr="00C8472C">
        <w:t>широк смисъл този термин обхваща хора, роботи и програми.</w:t>
      </w:r>
      <w:r w:rsidR="00B676A3">
        <w:t xml:space="preserve"> Например една прахосмукачка робот е агент – може да смуче прах (ефектор) и има сензор за допир с предмет (рецептор), като я пуснем, тя ще въздейства върху средата си (ще я направи по-чиста).</w:t>
      </w:r>
    </w:p>
    <w:p w14:paraId="46014DF0" w14:textId="44657B62" w:rsidR="00C8472C" w:rsidRDefault="00C8472C" w:rsidP="00C8472C">
      <w:r w:rsidRPr="00B676A3">
        <w:rPr>
          <w:rStyle w:val="Strong"/>
        </w:rPr>
        <w:t>Интелигентен (разумен, рационален) агент</w:t>
      </w:r>
      <w:r>
        <w:t xml:space="preserve"> </w:t>
      </w:r>
      <w:r w:rsidR="00B676A3">
        <w:t>–</w:t>
      </w:r>
      <w:r>
        <w:t xml:space="preserve"> </w:t>
      </w:r>
      <w:r w:rsidR="00B676A3">
        <w:t>агент с целесъобразно (според определени критерии) поведение, изграждано въз основа на възприетите до текущия момент сведения, вградените знания на агента и възможностите му да действа. Например шофьор на кола е агент – има цел да стигне до дестинацията си и може да въздейства на средата</w:t>
      </w:r>
      <w:r w:rsidR="006C0F39">
        <w:t xml:space="preserve"> чрез карането си.</w:t>
      </w:r>
    </w:p>
    <w:p w14:paraId="6CC5FB70" w14:textId="29A8F280" w:rsidR="00B676A3" w:rsidRDefault="00B676A3" w:rsidP="00C8472C">
      <w:r w:rsidRPr="00B676A3">
        <w:rPr>
          <w:rStyle w:val="Strong"/>
        </w:rPr>
        <w:t>Изображение (</w:t>
      </w:r>
      <w:r w:rsidRPr="00B676A3">
        <w:rPr>
          <w:rStyle w:val="Strong"/>
          <w:lang w:val="en-US"/>
        </w:rPr>
        <w:t>mapping</w:t>
      </w:r>
      <w:r w:rsidRPr="00B676A3">
        <w:rPr>
          <w:rStyle w:val="Strong"/>
        </w:rPr>
        <w:t>)</w:t>
      </w:r>
      <w:r>
        <w:rPr>
          <w:lang w:val="en-US"/>
        </w:rPr>
        <w:t xml:space="preserve"> – </w:t>
      </w:r>
      <w:r>
        <w:t xml:space="preserve">съответствието между възприятията и очакваните в отговор действия, чрез които се определя поведението на агента. </w:t>
      </w:r>
      <w:r w:rsidR="006C0F39">
        <w:t>Ако е достатъчно просто т.е. имаме краен брой възможности може да е зададено с таблица като на всяко възприятие ще съответства определено действие от таблицата. В общия случай го представяме като функция, която приема възприятие и връща действието на агента.</w:t>
      </w:r>
    </w:p>
    <w:p w14:paraId="34E96907" w14:textId="2B1AE054" w:rsidR="006C0F39" w:rsidRPr="00B276ED" w:rsidRDefault="006C0F39" w:rsidP="006C0F39">
      <w:pPr>
        <w:pStyle w:val="SmallHeading"/>
        <w:rPr>
          <w:lang w:val="bg-BG"/>
        </w:rPr>
      </w:pPr>
      <w:r w:rsidRPr="00B276ED">
        <w:rPr>
          <w:lang w:val="bg-BG"/>
        </w:rPr>
        <w:t>Основни характеристики на интелигентните агенти:</w:t>
      </w:r>
    </w:p>
    <w:p w14:paraId="055BB3CF" w14:textId="1AA1EE93" w:rsidR="006C0F39" w:rsidRDefault="006C0F39" w:rsidP="000E396B">
      <w:pPr>
        <w:pStyle w:val="ListParagraph"/>
        <w:numPr>
          <w:ilvl w:val="0"/>
          <w:numId w:val="38"/>
        </w:numPr>
      </w:pPr>
      <w:r w:rsidRPr="006C0F39">
        <w:rPr>
          <w:rStyle w:val="Strong"/>
        </w:rPr>
        <w:t>автономност</w:t>
      </w:r>
      <w:r>
        <w:t xml:space="preserve"> - свойството на агента да определя поведението си въз основа на натрупания опит (за сметка на вградените знания) и да действа по своя инициатива.</w:t>
      </w:r>
      <w:r w:rsidR="0074184A">
        <w:rPr>
          <w:lang w:val="en-US"/>
        </w:rPr>
        <w:t xml:space="preserve"> </w:t>
      </w:r>
      <w:r w:rsidR="0074184A">
        <w:t>Т.е. агент, който действа само въз основа на вградените си знания изобщо не е автономен; агент, които въз основа на минали възприятия може да „трупа опит“ и да променя поведението си е по-автономен от първия (разбира се, промяната на поведението искаме да ни води по-близо до зададената цел).</w:t>
      </w:r>
    </w:p>
    <w:p w14:paraId="7B9D50D4" w14:textId="71513A9B" w:rsidR="006C0F39" w:rsidRDefault="0074184A" w:rsidP="000E396B">
      <w:pPr>
        <w:pStyle w:val="ListParagraph"/>
        <w:numPr>
          <w:ilvl w:val="0"/>
          <w:numId w:val="38"/>
        </w:numPr>
      </w:pPr>
      <w:proofErr w:type="spellStart"/>
      <w:r w:rsidRPr="0074184A">
        <w:rPr>
          <w:rStyle w:val="Strong"/>
        </w:rPr>
        <w:t>адаптируемост</w:t>
      </w:r>
      <w:proofErr w:type="spellEnd"/>
      <w:r w:rsidRPr="0074184A">
        <w:rPr>
          <w:rStyle w:val="Strong"/>
        </w:rPr>
        <w:t xml:space="preserve"> </w:t>
      </w:r>
      <w:r>
        <w:t>– способността на агента:</w:t>
      </w:r>
    </w:p>
    <w:p w14:paraId="0A6A9E36" w14:textId="052A6361" w:rsidR="0074184A" w:rsidRDefault="0074184A" w:rsidP="0074184A">
      <w:pPr>
        <w:pStyle w:val="ListParagraph"/>
        <w:numPr>
          <w:ilvl w:val="1"/>
          <w:numId w:val="38"/>
        </w:numPr>
      </w:pPr>
      <w:r>
        <w:t>да се самообучава в действие;</w:t>
      </w:r>
    </w:p>
    <w:p w14:paraId="33E3D5B5" w14:textId="43CE8A2F" w:rsidR="0074184A" w:rsidRDefault="0074184A" w:rsidP="0074184A">
      <w:pPr>
        <w:pStyle w:val="ListParagraph"/>
        <w:numPr>
          <w:ilvl w:val="1"/>
          <w:numId w:val="38"/>
        </w:numPr>
      </w:pPr>
      <w:r>
        <w:t>да реагира на изменения в средата и да се приспособява към тези от тях, които са трайни;</w:t>
      </w:r>
    </w:p>
    <w:p w14:paraId="131A9586" w14:textId="1EF1F634" w:rsidR="0074184A" w:rsidRDefault="0074184A" w:rsidP="0074184A">
      <w:pPr>
        <w:pStyle w:val="ListParagraph"/>
        <w:numPr>
          <w:ilvl w:val="1"/>
          <w:numId w:val="38"/>
        </w:numPr>
      </w:pPr>
      <w:r>
        <w:t>да общува с други агенти по-някакъв начин.</w:t>
      </w:r>
    </w:p>
    <w:p w14:paraId="3029BAFC" w14:textId="5348BAD0" w:rsidR="0074184A" w:rsidRDefault="0074184A" w:rsidP="0074184A">
      <w:pPr>
        <w:pStyle w:val="ListParagraph"/>
        <w:numPr>
          <w:ilvl w:val="0"/>
          <w:numId w:val="38"/>
        </w:numPr>
      </w:pPr>
      <w:proofErr w:type="spellStart"/>
      <w:r w:rsidRPr="009433B6">
        <w:rPr>
          <w:rStyle w:val="Strong"/>
        </w:rPr>
        <w:t>колаборативност</w:t>
      </w:r>
      <w:proofErr w:type="spellEnd"/>
      <w:r>
        <w:t xml:space="preserve"> – способността за сътрудничество при работа в </w:t>
      </w:r>
      <w:proofErr w:type="spellStart"/>
      <w:r>
        <w:t>многоагентни</w:t>
      </w:r>
      <w:proofErr w:type="spellEnd"/>
      <w:r>
        <w:t xml:space="preserve"> </w:t>
      </w:r>
      <w:r w:rsidR="00EA168F">
        <w:t>системи</w:t>
      </w:r>
      <w:r w:rsidR="009433B6">
        <w:t>, включваща разделян</w:t>
      </w:r>
      <w:r w:rsidR="00024EAF">
        <w:t>е</w:t>
      </w:r>
      <w:r w:rsidR="009433B6">
        <w:t xml:space="preserve"> на задачите, обединение на резултатите и обмен на знания и опит.</w:t>
      </w:r>
    </w:p>
    <w:p w14:paraId="0266C421" w14:textId="1CD98978" w:rsidR="009433B6" w:rsidRDefault="009433B6" w:rsidP="0074184A">
      <w:pPr>
        <w:pStyle w:val="ListParagraph"/>
        <w:numPr>
          <w:ilvl w:val="0"/>
          <w:numId w:val="38"/>
        </w:numPr>
      </w:pPr>
      <w:r w:rsidRPr="009433B6">
        <w:rPr>
          <w:rStyle w:val="Strong"/>
        </w:rPr>
        <w:t>мобилност</w:t>
      </w:r>
      <w:r>
        <w:t xml:space="preserve"> – самонасочено придвижване на агент от един носител към друг в мрежова среда (това не знам за какво се отнася).</w:t>
      </w:r>
    </w:p>
    <w:p w14:paraId="30F57B97" w14:textId="52F666CA" w:rsidR="009433B6" w:rsidRDefault="00BC3354" w:rsidP="009433B6">
      <w:pPr>
        <w:rPr>
          <w:lang w:val="en-US"/>
        </w:rPr>
      </w:pPr>
      <w:r w:rsidRPr="00C22BB5">
        <w:rPr>
          <w:rStyle w:val="Strong"/>
        </w:rPr>
        <w:t>Оценка на ефективността на поведението (</w:t>
      </w:r>
      <w:r w:rsidRPr="008D0D50">
        <w:rPr>
          <w:rStyle w:val="Strong"/>
          <w:lang w:val="en-US"/>
        </w:rPr>
        <w:t>performance measure</w:t>
      </w:r>
      <w:r w:rsidRPr="00C22BB5">
        <w:rPr>
          <w:rStyle w:val="Strong"/>
        </w:rPr>
        <w:t>)</w:t>
      </w:r>
      <w:r>
        <w:rPr>
          <w:lang w:val="en-US"/>
        </w:rPr>
        <w:t xml:space="preserve"> – </w:t>
      </w:r>
      <w:r w:rsidR="00C22BB5">
        <w:t>формулировката ѝ е изключително важна част от началната спецификация при проектирането на един интелигентен агент. Тя е в основата на това дали агентът ще прави, това което искаме или, това което сме му казали</w:t>
      </w:r>
      <w:r w:rsidR="00C22BB5">
        <w:rPr>
          <w:rStyle w:val="FootnoteReference"/>
        </w:rPr>
        <w:footnoteReference w:id="1"/>
      </w:r>
      <w:r w:rsidR="00C22BB5">
        <w:t>.</w:t>
      </w:r>
    </w:p>
    <w:p w14:paraId="502A8591" w14:textId="7CF77318" w:rsidR="008D0D50" w:rsidRDefault="008D0D50" w:rsidP="009433B6">
      <w:r w:rsidRPr="008D0D50">
        <w:rPr>
          <w:rStyle w:val="Strong"/>
        </w:rPr>
        <w:t>PEAS</w:t>
      </w:r>
      <w:r>
        <w:rPr>
          <w:lang w:val="en-US"/>
        </w:rPr>
        <w:t xml:space="preserve"> – Performance measure, Environment, Actuators, Sensors (</w:t>
      </w:r>
      <w:r>
        <w:t>оценка на ефективността, среда, ефектори</w:t>
      </w:r>
      <w:r>
        <w:rPr>
          <w:lang w:val="en-US"/>
        </w:rPr>
        <w:t xml:space="preserve">, </w:t>
      </w:r>
      <w:r>
        <w:t>рецептори) – това са основните елементи на спецификацията на интелигентен агент.</w:t>
      </w:r>
    </w:p>
    <w:p w14:paraId="071CC494" w14:textId="4493DBE5" w:rsidR="008D0D50" w:rsidRDefault="008D0D50" w:rsidP="009433B6">
      <w:r>
        <w:tab/>
        <w:t>Пример:</w:t>
      </w:r>
    </w:p>
    <w:p w14:paraId="5686AC13" w14:textId="22CABEF7" w:rsidR="008D0D50" w:rsidRPr="008D0D50" w:rsidRDefault="008D0D50" w:rsidP="008D0D50">
      <w:pPr>
        <w:pStyle w:val="ListParagraph"/>
        <w:numPr>
          <w:ilvl w:val="0"/>
          <w:numId w:val="39"/>
        </w:numPr>
        <w:rPr>
          <w:lang w:val="en-US"/>
        </w:rPr>
      </w:pPr>
      <w:r w:rsidRPr="008D0D50">
        <w:rPr>
          <w:lang w:val="en-US"/>
        </w:rPr>
        <w:t>Agent: Medical diagnosis system</w:t>
      </w:r>
      <w:r w:rsidR="0028743A">
        <w:t>.</w:t>
      </w:r>
    </w:p>
    <w:p w14:paraId="078436FD" w14:textId="570CD0B0" w:rsidR="008D0D50" w:rsidRPr="008D0D50" w:rsidRDefault="008D0D50" w:rsidP="008D0D50">
      <w:pPr>
        <w:pStyle w:val="ListParagraph"/>
        <w:numPr>
          <w:ilvl w:val="0"/>
          <w:numId w:val="39"/>
        </w:numPr>
        <w:rPr>
          <w:lang w:val="en-US"/>
        </w:rPr>
      </w:pPr>
      <w:r w:rsidRPr="008D0D50">
        <w:rPr>
          <w:lang w:val="en-US"/>
        </w:rPr>
        <w:t>Performance measure: Healthy patient, minimize costs, lawsuits</w:t>
      </w:r>
      <w:r w:rsidR="0028743A">
        <w:t>.</w:t>
      </w:r>
    </w:p>
    <w:p w14:paraId="763E3277" w14:textId="21AECA4E" w:rsidR="008D0D50" w:rsidRPr="008D0D50" w:rsidRDefault="008D0D50" w:rsidP="008D0D50">
      <w:pPr>
        <w:pStyle w:val="ListParagraph"/>
        <w:numPr>
          <w:ilvl w:val="0"/>
          <w:numId w:val="39"/>
        </w:numPr>
        <w:rPr>
          <w:lang w:val="en-US"/>
        </w:rPr>
      </w:pPr>
      <w:r w:rsidRPr="008D0D50">
        <w:rPr>
          <w:lang w:val="en-US"/>
        </w:rPr>
        <w:t>Environment: Patient, hospital, staff</w:t>
      </w:r>
      <w:r w:rsidR="0028743A">
        <w:t>.</w:t>
      </w:r>
    </w:p>
    <w:p w14:paraId="19AB0BB1" w14:textId="4993C80F" w:rsidR="008D0D50" w:rsidRPr="008D0D50" w:rsidRDefault="008D0D50" w:rsidP="008D0D50">
      <w:pPr>
        <w:pStyle w:val="ListParagraph"/>
        <w:numPr>
          <w:ilvl w:val="0"/>
          <w:numId w:val="39"/>
        </w:numPr>
        <w:rPr>
          <w:lang w:val="en-US"/>
        </w:rPr>
      </w:pPr>
      <w:r w:rsidRPr="008D0D50">
        <w:rPr>
          <w:lang w:val="en-US"/>
        </w:rPr>
        <w:lastRenderedPageBreak/>
        <w:t>Actuators: Screen display (questions, tests, diagnoses, treatments,</w:t>
      </w:r>
      <w:r>
        <w:t xml:space="preserve"> </w:t>
      </w:r>
      <w:r w:rsidRPr="008D0D50">
        <w:rPr>
          <w:lang w:val="en-US"/>
        </w:rPr>
        <w:t>referrals)</w:t>
      </w:r>
      <w:r w:rsidR="0028743A">
        <w:t>.</w:t>
      </w:r>
    </w:p>
    <w:p w14:paraId="65FBFEBE" w14:textId="59524AB4" w:rsidR="0028743A" w:rsidRPr="0028743A" w:rsidRDefault="008D0D50" w:rsidP="0028743A">
      <w:pPr>
        <w:pStyle w:val="ListParagraph"/>
        <w:numPr>
          <w:ilvl w:val="0"/>
          <w:numId w:val="39"/>
        </w:numPr>
        <w:rPr>
          <w:lang w:val="en-US"/>
        </w:rPr>
      </w:pPr>
      <w:r w:rsidRPr="008D0D50">
        <w:rPr>
          <w:lang w:val="en-US"/>
        </w:rPr>
        <w:t>Sensors: Keyboard (entry of symptoms, findings, patient's answers)</w:t>
      </w:r>
      <w:r w:rsidR="0028743A">
        <w:t>.</w:t>
      </w:r>
    </w:p>
    <w:p w14:paraId="7A066B23" w14:textId="56567197" w:rsidR="0028743A" w:rsidRDefault="0028743A" w:rsidP="0028743A">
      <w:pPr>
        <w:pStyle w:val="SmallHeading"/>
        <w:rPr>
          <w:lang w:val="bg-BG"/>
        </w:rPr>
      </w:pPr>
      <w:r w:rsidRPr="0028743A">
        <w:rPr>
          <w:lang w:val="bg-BG"/>
        </w:rPr>
        <w:t>Строеж на интелигентните агенти</w:t>
      </w:r>
    </w:p>
    <w:p w14:paraId="7FAC2D07" w14:textId="25D7805F" w:rsidR="0028743A" w:rsidRPr="00267849" w:rsidRDefault="0028743A" w:rsidP="0028743A">
      <w:pPr>
        <w:rPr>
          <w:rStyle w:val="Strong"/>
        </w:rPr>
      </w:pPr>
      <w:r w:rsidRPr="00267849">
        <w:rPr>
          <w:rStyle w:val="Strong"/>
        </w:rPr>
        <w:t>агент = архитектура + програма</w:t>
      </w:r>
    </w:p>
    <w:p w14:paraId="45B87118" w14:textId="48AA6ADD" w:rsidR="0028743A" w:rsidRDefault="0028743A" w:rsidP="0028743A">
      <w:r w:rsidRPr="00267849">
        <w:rPr>
          <w:rStyle w:val="Strong"/>
        </w:rPr>
        <w:t>Програма на агента</w:t>
      </w:r>
      <w:r>
        <w:t xml:space="preserve"> – конкретна реализация на изображението от възприятия към действия (някаква програмна функция). В общия случай програмата разполага с памет, в която съхранява част от историята на получените възприятия и предприетите действия, за да може отговорът на всяко въздействие да не е функция само на това въздействие. Тялото на програмата </w:t>
      </w:r>
      <w:r w:rsidR="00267849">
        <w:t>представлява цикъл, всяка стъпка на който включва възприятие (получаване информация от рецепторите), избиране и осъществяване на действие, като тези неща евентуално ги съхраняваме в паметта за „натрупване на опит“. Задачата на изкуствения интелект е именно създаването на такива програми. За конкретни реализации ще научим в идните теми.</w:t>
      </w:r>
    </w:p>
    <w:p w14:paraId="2BA7E52C" w14:textId="40347A6B" w:rsidR="00267849" w:rsidRDefault="00267849" w:rsidP="0028743A">
      <w:r w:rsidRPr="00267849">
        <w:rPr>
          <w:rStyle w:val="Strong"/>
        </w:rPr>
        <w:t>Архитектура</w:t>
      </w:r>
      <w:r>
        <w:t xml:space="preserve"> – това върху което работи програмата – обикновено компютър или специализирано устройство.</w:t>
      </w:r>
    </w:p>
    <w:p w14:paraId="6942339A" w14:textId="42247C23" w:rsidR="00267849" w:rsidRPr="00B276ED" w:rsidRDefault="00267849" w:rsidP="00267849">
      <w:pPr>
        <w:pStyle w:val="SmallHeading"/>
        <w:rPr>
          <w:lang w:val="bg-BG"/>
        </w:rPr>
      </w:pPr>
      <w:r w:rsidRPr="00B276ED">
        <w:rPr>
          <w:lang w:val="bg-BG"/>
        </w:rPr>
        <w:t>Типове агентни програми</w:t>
      </w:r>
    </w:p>
    <w:p w14:paraId="5A9EB7EC" w14:textId="27E3A7BF" w:rsidR="0028743A" w:rsidRDefault="00267849" w:rsidP="0028743A">
      <w:r>
        <w:t>Има 4 основни типа, подредени по</w:t>
      </w:r>
      <w:r w:rsidR="00B83307">
        <w:rPr>
          <w:lang w:val="en-US"/>
        </w:rPr>
        <w:t xml:space="preserve"> </w:t>
      </w:r>
      <w:r w:rsidR="00B83307">
        <w:t>това колко общо приложими са</w:t>
      </w:r>
      <w:r>
        <w:t>:</w:t>
      </w:r>
    </w:p>
    <w:p w14:paraId="7EDBE67D" w14:textId="21D42929" w:rsidR="00267849" w:rsidRDefault="00267849" w:rsidP="003750DE">
      <w:pPr>
        <w:pStyle w:val="ListParagraph"/>
        <w:numPr>
          <w:ilvl w:val="0"/>
          <w:numId w:val="40"/>
        </w:numPr>
      </w:pPr>
      <w:r w:rsidRPr="003750DE">
        <w:rPr>
          <w:rStyle w:val="Strong"/>
        </w:rPr>
        <w:t xml:space="preserve">прости рефлекторни агенти </w:t>
      </w:r>
      <w:r w:rsidR="003750DE" w:rsidRPr="003750DE">
        <w:rPr>
          <w:rStyle w:val="Strong"/>
          <w:lang w:val="en-US"/>
        </w:rPr>
        <w:t>(simple reflex agents)</w:t>
      </w:r>
      <w:r w:rsidR="003750DE" w:rsidRPr="003750DE">
        <w:rPr>
          <w:lang w:val="en-US"/>
        </w:rPr>
        <w:t xml:space="preserve"> </w:t>
      </w:r>
      <w:r w:rsidR="003750DE">
        <w:t xml:space="preserve">– действията се определят от правила, които взимат в предвид само текущото възприятие, т.е. агентът не пази история на действията и възприятията си (затова е </w:t>
      </w:r>
      <w:r w:rsidR="003750DE" w:rsidRPr="003750DE">
        <w:rPr>
          <w:lang w:val="en-US"/>
        </w:rPr>
        <w:t>reflex agent</w:t>
      </w:r>
      <w:r w:rsidR="003750DE">
        <w:t>; както мигането при хората – когато нещо доближи окото ни, не мислим, а просто мигаме). Тези програми могат да бъдат много ефективни, но приложимостта им е малка.</w:t>
      </w:r>
    </w:p>
    <w:p w14:paraId="42BE4CFE" w14:textId="0C52B041" w:rsidR="00B83307" w:rsidRDefault="003750DE" w:rsidP="00B83307">
      <w:pPr>
        <w:pStyle w:val="ListParagraph"/>
        <w:numPr>
          <w:ilvl w:val="0"/>
          <w:numId w:val="40"/>
        </w:numPr>
      </w:pPr>
      <w:r w:rsidRPr="00B83307">
        <w:rPr>
          <w:rStyle w:val="Strong"/>
        </w:rPr>
        <w:t>рефлекторни агенти, следящи света (основани на модел на света)</w:t>
      </w:r>
      <w:r w:rsidR="000340A7">
        <w:t xml:space="preserve"> – в паметта се поддържа информация за състоянието на света, т.е. вече под някаква форма пазим миналите си възприятия</w:t>
      </w:r>
      <w:r w:rsidR="006F17F5">
        <w:rPr>
          <w:lang w:val="en-US"/>
        </w:rPr>
        <w:t xml:space="preserve"> </w:t>
      </w:r>
      <w:r w:rsidR="006F17F5">
        <w:t>и действия</w:t>
      </w:r>
      <w:r w:rsidR="000340A7">
        <w:t xml:space="preserve"> и последиците от тях. След всяко възприятие и действие обновяваме състоянието на света в паметта.</w:t>
      </w:r>
      <w:r w:rsidR="00B83307">
        <w:t xml:space="preserve"> </w:t>
      </w:r>
      <w:r w:rsidR="000340A7">
        <w:t>За да може представата за средата да е горе-долу в съответствие с истинската среда, програмата на агента е нужно да знае:</w:t>
      </w:r>
    </w:p>
    <w:p w14:paraId="3DC53BD1" w14:textId="77777777" w:rsidR="00B83307" w:rsidRDefault="000340A7" w:rsidP="00B83307">
      <w:pPr>
        <w:pStyle w:val="ListParagraph"/>
        <w:numPr>
          <w:ilvl w:val="1"/>
          <w:numId w:val="40"/>
        </w:numPr>
      </w:pPr>
      <w:r>
        <w:t xml:space="preserve">Какви последици имат действията </w:t>
      </w:r>
      <w:r w:rsidR="00B83307">
        <w:t>на агента</w:t>
      </w:r>
      <w:r>
        <w:t xml:space="preserve"> и как средата се изменя от само себе си;</w:t>
      </w:r>
    </w:p>
    <w:p w14:paraId="125EE92B" w14:textId="1491F088" w:rsidR="003750DE" w:rsidRDefault="000340A7" w:rsidP="00B83307">
      <w:pPr>
        <w:pStyle w:val="ListParagraph"/>
        <w:numPr>
          <w:ilvl w:val="1"/>
          <w:numId w:val="40"/>
        </w:numPr>
      </w:pPr>
      <w:r>
        <w:t>Как</w:t>
      </w:r>
      <w:r w:rsidR="00B83307">
        <w:t xml:space="preserve"> да интерпретира информацията, която получава от рецепторите (на пример при кола с автопилот по време на дъжд стъклото на камерата се мокри и това променя образа).</w:t>
      </w:r>
    </w:p>
    <w:p w14:paraId="2827DBCC" w14:textId="77777777" w:rsidR="0080308E" w:rsidRDefault="00B83307" w:rsidP="00B83307">
      <w:pPr>
        <w:pStyle w:val="ListParagraph"/>
        <w:numPr>
          <w:ilvl w:val="0"/>
          <w:numId w:val="40"/>
        </w:numPr>
      </w:pPr>
      <w:r w:rsidRPr="0037635C">
        <w:rPr>
          <w:rStyle w:val="Strong"/>
        </w:rPr>
        <w:t>агенти, основани на цели (</w:t>
      </w:r>
      <w:r w:rsidRPr="0037635C">
        <w:rPr>
          <w:rStyle w:val="Strong"/>
          <w:lang w:val="en-US"/>
        </w:rPr>
        <w:t>goal-based agents)</w:t>
      </w:r>
      <w:r w:rsidRPr="00B83307">
        <w:rPr>
          <w:lang w:val="en-US"/>
        </w:rPr>
        <w:t xml:space="preserve"> </w:t>
      </w:r>
      <w:r w:rsidR="006F17F5">
        <w:rPr>
          <w:lang w:val="en-US"/>
        </w:rPr>
        <w:t>–</w:t>
      </w:r>
      <w:r w:rsidRPr="00B83307">
        <w:rPr>
          <w:lang w:val="en-US"/>
        </w:rPr>
        <w:t xml:space="preserve"> </w:t>
      </w:r>
      <w:r w:rsidR="006F17F5">
        <w:t xml:space="preserve">имаме рефлекторен агент, на който възлагаме цел. Така </w:t>
      </w:r>
      <w:r w:rsidRPr="00B83307">
        <w:t>действията се избират въз основа на това, което се знае за очакваните им резултати, и целите на агента.</w:t>
      </w:r>
      <w:r w:rsidR="006F17F5">
        <w:t xml:space="preserve"> В общия случай целта не се достига едностъпково, затова се ползват м</w:t>
      </w:r>
      <w:r w:rsidRPr="00B83307">
        <w:t xml:space="preserve">етодите </w:t>
      </w:r>
      <w:r w:rsidRPr="006F17F5">
        <w:rPr>
          <w:rStyle w:val="Strong"/>
        </w:rPr>
        <w:t>търсене</w:t>
      </w:r>
      <w:r w:rsidRPr="00B83307">
        <w:t xml:space="preserve"> и планиране</w:t>
      </w:r>
      <w:r w:rsidR="006F17F5">
        <w:t xml:space="preserve"> (агентът планира няколко стъпки напред и евентуално намира нужните действия за постигане на целта си)</w:t>
      </w:r>
      <w:r w:rsidRPr="00B83307">
        <w:t>.</w:t>
      </w:r>
      <w:r w:rsidR="006F17F5">
        <w:t xml:space="preserve"> Целта в случая е бинарна величина зависеща от състоянието: </w:t>
      </w:r>
      <w:r w:rsidR="0080308E">
        <w:t>ако средата е в състояние А, то целта е постигната; ако средата е в състояние Б, то целта не е постигната.</w:t>
      </w:r>
    </w:p>
    <w:p w14:paraId="5C2B9EF4" w14:textId="77244C84" w:rsidR="00B83307" w:rsidRDefault="0037635C" w:rsidP="00B83307">
      <w:pPr>
        <w:pStyle w:val="ListParagraph"/>
        <w:numPr>
          <w:ilvl w:val="0"/>
          <w:numId w:val="40"/>
        </w:numPr>
      </w:pPr>
      <w:r w:rsidRPr="0037635C">
        <w:rPr>
          <w:rStyle w:val="Strong"/>
        </w:rPr>
        <w:t>агенти, основани на полезност (</w:t>
      </w:r>
      <w:r w:rsidRPr="0037635C">
        <w:rPr>
          <w:rStyle w:val="Strong"/>
          <w:lang w:val="en-US"/>
        </w:rPr>
        <w:t>utility-based agents</w:t>
      </w:r>
      <w:r w:rsidRPr="0037635C">
        <w:rPr>
          <w:rStyle w:val="Strong"/>
        </w:rPr>
        <w:t>)</w:t>
      </w:r>
      <w:r>
        <w:rPr>
          <w:lang w:val="en-US"/>
        </w:rPr>
        <w:t xml:space="preserve"> –</w:t>
      </w:r>
      <w:r w:rsidR="0080308E">
        <w:t xml:space="preserve"> </w:t>
      </w:r>
      <w:r>
        <w:t>целите не винаги са достатъчни за полезно поведение на агента – може да има конфликтни цели, които не могат да бъдат изпълнени едновременно</w:t>
      </w:r>
      <w:r w:rsidR="008B7166">
        <w:t>, може различните цели да са с различна важност</w:t>
      </w:r>
      <w:r>
        <w:t xml:space="preserve">, може начина на постигането да е недобър. Критерии, за това колко близо сме до целите си, ни дава </w:t>
      </w:r>
      <w:r w:rsidRPr="0037635C">
        <w:rPr>
          <w:rStyle w:val="Strong"/>
        </w:rPr>
        <w:t>функцията на състоянието</w:t>
      </w:r>
      <w:r w:rsidR="006B30E2">
        <w:rPr>
          <w:rStyle w:val="Strong"/>
        </w:rPr>
        <w:t xml:space="preserve"> (</w:t>
      </w:r>
      <w:r w:rsidR="006B30E2">
        <w:rPr>
          <w:rStyle w:val="Strong"/>
          <w:lang w:val="en-US"/>
        </w:rPr>
        <w:t>utility function)</w:t>
      </w:r>
      <w:r>
        <w:t xml:space="preserve">, която отразява степента на </w:t>
      </w:r>
      <w:r>
        <w:lastRenderedPageBreak/>
        <w:t xml:space="preserve">задоволеност на агента според текущото състояние на средата. Вече дефинирахме </w:t>
      </w:r>
      <w:r w:rsidRPr="008B7166">
        <w:rPr>
          <w:rStyle w:val="Strong"/>
        </w:rPr>
        <w:t>оценка на ефективността на поведението (</w:t>
      </w:r>
      <w:r w:rsidRPr="008B7166">
        <w:rPr>
          <w:rStyle w:val="Strong"/>
          <w:lang w:val="en-US"/>
        </w:rPr>
        <w:t>performance measure</w:t>
      </w:r>
      <w:r w:rsidRPr="008B7166">
        <w:rPr>
          <w:rStyle w:val="Strong"/>
        </w:rPr>
        <w:t>)</w:t>
      </w:r>
      <w:r>
        <w:t xml:space="preserve"> като ф-я на състоянието на свет</w:t>
      </w:r>
      <w:r w:rsidR="006B30E2">
        <w:t>а.</w:t>
      </w:r>
      <w:r w:rsidR="006B30E2">
        <w:rPr>
          <w:lang w:val="en-US"/>
        </w:rPr>
        <w:t xml:space="preserve"> </w:t>
      </w:r>
      <w:r w:rsidR="006B30E2">
        <w:t xml:space="preserve">Функция на състоянието е вътрешната репрезентация на външната оценка на ефективността. Ако </w:t>
      </w:r>
      <w:r w:rsidR="006B30E2" w:rsidRPr="008B7166">
        <w:rPr>
          <w:rStyle w:val="Strong"/>
          <w:lang w:val="en-US"/>
        </w:rPr>
        <w:t>utility function</w:t>
      </w:r>
      <w:r w:rsidR="006B30E2">
        <w:rPr>
          <w:lang w:val="en-US"/>
        </w:rPr>
        <w:t xml:space="preserve"> </w:t>
      </w:r>
      <w:r w:rsidR="006B30E2">
        <w:t xml:space="preserve">и </w:t>
      </w:r>
      <w:r w:rsidR="006B30E2" w:rsidRPr="008B7166">
        <w:rPr>
          <w:rStyle w:val="Strong"/>
          <w:lang w:val="en-US"/>
        </w:rPr>
        <w:t>performance measure</w:t>
      </w:r>
      <w:r w:rsidR="006B30E2">
        <w:rPr>
          <w:lang w:val="en-US"/>
        </w:rPr>
        <w:t xml:space="preserve"> </w:t>
      </w:r>
      <w:r w:rsidR="006B30E2">
        <w:t xml:space="preserve">съвпадат, и агентът максимизира своята </w:t>
      </w:r>
      <w:r w:rsidR="006B30E2" w:rsidRPr="008B7166">
        <w:rPr>
          <w:rStyle w:val="Strong"/>
          <w:lang w:val="en-US"/>
        </w:rPr>
        <w:t>utility function</w:t>
      </w:r>
      <w:r w:rsidR="006B30E2">
        <w:rPr>
          <w:lang w:val="en-US"/>
        </w:rPr>
        <w:t xml:space="preserve">, </w:t>
      </w:r>
      <w:r w:rsidR="006B30E2">
        <w:t xml:space="preserve">то този агент  максимизира оценката на ефективността си (т.е. прави това, което искаме </w:t>
      </w:r>
      <w:r w:rsidR="006B30E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6B30E2">
        <w:t>).</w:t>
      </w:r>
    </w:p>
    <w:p w14:paraId="0D5D9493" w14:textId="70703596" w:rsidR="008B7166" w:rsidRDefault="008B7166" w:rsidP="008B7166">
      <w:pPr>
        <w:ind w:left="360"/>
      </w:pPr>
      <w:r>
        <w:t>Друга важна характеристика е способността на агентите да се самообучават.</w:t>
      </w:r>
    </w:p>
    <w:p w14:paraId="1BDD192E" w14:textId="55291329" w:rsidR="008B7166" w:rsidRDefault="008B7166" w:rsidP="008B7166">
      <w:pPr>
        <w:pStyle w:val="SmallHeading"/>
        <w:rPr>
          <w:lang w:val="bg-BG"/>
        </w:rPr>
      </w:pPr>
      <w:r w:rsidRPr="008B7166">
        <w:rPr>
          <w:lang w:val="bg-BG"/>
        </w:rPr>
        <w:t>Характеристика</w:t>
      </w:r>
      <w:r>
        <w:rPr>
          <w:lang w:val="bg-BG"/>
        </w:rPr>
        <w:t xml:space="preserve"> на средите, в които действат агентите</w:t>
      </w:r>
    </w:p>
    <w:p w14:paraId="21380164" w14:textId="66EE310A" w:rsidR="008B7166" w:rsidRDefault="008B7166" w:rsidP="008B7166">
      <w:pPr>
        <w:pStyle w:val="ListParagraph"/>
        <w:numPr>
          <w:ilvl w:val="0"/>
          <w:numId w:val="41"/>
        </w:numPr>
      </w:pPr>
      <w:r w:rsidRPr="00D73DFE">
        <w:rPr>
          <w:rStyle w:val="Strong"/>
        </w:rPr>
        <w:t>(не)достъпност</w:t>
      </w:r>
      <w:r>
        <w:t xml:space="preserve"> – агентът (не) може да възприеме цялостното състояние на средата по всяко време.</w:t>
      </w:r>
    </w:p>
    <w:p w14:paraId="4B9FD769" w14:textId="601EC839" w:rsidR="008B7166" w:rsidRDefault="008B7166" w:rsidP="008B7166">
      <w:pPr>
        <w:pStyle w:val="ListParagraph"/>
        <w:numPr>
          <w:ilvl w:val="0"/>
          <w:numId w:val="41"/>
        </w:numPr>
      </w:pPr>
      <w:r w:rsidRPr="00D73DFE">
        <w:rPr>
          <w:rStyle w:val="Strong"/>
        </w:rPr>
        <w:t>(не)детерминираност</w:t>
      </w:r>
      <w:r>
        <w:t xml:space="preserve"> – агентът (не) може точно да предвиди следващото състояние на средата въз основа на текущото </w:t>
      </w:r>
      <w:r w:rsidR="00633D94">
        <w:t xml:space="preserve">ѝ </w:t>
      </w:r>
      <w:r>
        <w:t>състояние</w:t>
      </w:r>
      <w:r w:rsidR="00633D94">
        <w:t xml:space="preserve"> и своите действия.</w:t>
      </w:r>
    </w:p>
    <w:p w14:paraId="0897E847" w14:textId="4A1B3E40" w:rsidR="00633D94" w:rsidRDefault="00633D94" w:rsidP="008B7166">
      <w:pPr>
        <w:pStyle w:val="ListParagraph"/>
        <w:numPr>
          <w:ilvl w:val="0"/>
          <w:numId w:val="41"/>
        </w:numPr>
      </w:pPr>
      <w:r w:rsidRPr="00D73DFE">
        <w:rPr>
          <w:rStyle w:val="Strong"/>
        </w:rPr>
        <w:t>(не)епизодичност</w:t>
      </w:r>
      <w:r>
        <w:t xml:space="preserve"> – историята (не) е разделена на епизоди. При епизодичност във всеки епизод агентът получава възприятия и прави съответни действия, като всеки епизод е независим от другите.</w:t>
      </w:r>
    </w:p>
    <w:p w14:paraId="554F3D37" w14:textId="167BBF62" w:rsidR="00633D94" w:rsidRDefault="00633D94" w:rsidP="008B7166">
      <w:pPr>
        <w:pStyle w:val="ListParagraph"/>
        <w:numPr>
          <w:ilvl w:val="0"/>
          <w:numId w:val="41"/>
        </w:numPr>
      </w:pPr>
      <w:r w:rsidRPr="00D73DFE">
        <w:rPr>
          <w:rStyle w:val="Strong"/>
        </w:rPr>
        <w:t>статичност/динамичност</w:t>
      </w:r>
      <w:r>
        <w:t xml:space="preserve"> – средата (не) може да се промени, докато агентът планира действията си. Ако средата не се променя докато агентът „мисли“, но се променя оценката за ефективността на агента, то средата е полудинамична.</w:t>
      </w:r>
    </w:p>
    <w:p w14:paraId="0B8FC008" w14:textId="687A5170" w:rsidR="00633D94" w:rsidRPr="009C2D79" w:rsidRDefault="00633D94" w:rsidP="008B7166">
      <w:pPr>
        <w:pStyle w:val="ListParagraph"/>
        <w:numPr>
          <w:ilvl w:val="0"/>
          <w:numId w:val="41"/>
        </w:numPr>
      </w:pPr>
      <w:r w:rsidRPr="00D73DFE">
        <w:rPr>
          <w:rStyle w:val="Strong"/>
        </w:rPr>
        <w:t>дискретност/непрекъснатост</w:t>
      </w:r>
      <w:r>
        <w:t xml:space="preserve"> – дали има краен брой (или изброимо много</w:t>
      </w:r>
      <w:r w:rsidR="00D73DFE">
        <w:t xml:space="preserve"> ясно разграничени</w:t>
      </w:r>
      <w:r>
        <w:t xml:space="preserve">) или неизброимо много състояния. Това всъщност е описание на средата, времето, възприятията и действията на агента. </w:t>
      </w:r>
      <w:r w:rsidR="00D73DFE">
        <w:t>В шаха например имаме краен брой среди (позиции на фигури на дъската) и краен брой действия; може да считаме времето за дискретно – ходовете се изпълняват един по един. Самоуправляващ се автомобил има на практика непрекъснати газ, спирачка и ъгъл на завъртане на кормилото; образът от камера също считаме за непрекъснат; средата е непрекъсната времето е непрекъснато.</w:t>
      </w:r>
    </w:p>
    <w:p w14:paraId="66169C44" w14:textId="77777777" w:rsidR="008B7166" w:rsidRDefault="008B7166" w:rsidP="008B7166">
      <w:pPr>
        <w:rPr>
          <w:lang w:val="en-US"/>
        </w:rPr>
      </w:pPr>
    </w:p>
    <w:p w14:paraId="0EEACB15" w14:textId="00D1CFF2" w:rsidR="009C2D79" w:rsidRDefault="009C2D79" w:rsidP="009C2D79">
      <w:pPr>
        <w:pStyle w:val="Heading1"/>
      </w:pPr>
      <w:r>
        <w:t>Търсене в пространство на състоянията</w:t>
      </w:r>
    </w:p>
    <w:p w14:paraId="0DBBCD8E" w14:textId="44DE3353" w:rsidR="00D756E9" w:rsidRPr="00D756E9" w:rsidRDefault="00D756E9" w:rsidP="00D756E9">
      <w:pPr>
        <w:pStyle w:val="Heading2"/>
      </w:pPr>
      <w:r>
        <w:t>Общи характеристики</w:t>
      </w:r>
    </w:p>
    <w:p w14:paraId="67F42D00" w14:textId="3655B7D5" w:rsidR="009C2D79" w:rsidRDefault="009C2D79" w:rsidP="00B25B24">
      <w:r w:rsidRPr="00B25B24">
        <w:rPr>
          <w:rStyle w:val="Strong"/>
        </w:rPr>
        <w:t>Обща постановка</w:t>
      </w:r>
      <w:r w:rsidR="00B25B24">
        <w:rPr>
          <w:lang w:val="en-US"/>
        </w:rPr>
        <w:t xml:space="preserve"> </w:t>
      </w:r>
      <w:r w:rsidR="00D756E9">
        <w:rPr>
          <w:lang w:val="en-US"/>
        </w:rPr>
        <w:t>–</w:t>
      </w:r>
      <w:r w:rsidR="00B25B24">
        <w:rPr>
          <w:lang w:val="en-US"/>
        </w:rPr>
        <w:t xml:space="preserve"> </w:t>
      </w:r>
      <w:r w:rsidR="00D756E9">
        <w:t>р</w:t>
      </w:r>
      <w:r>
        <w:t>ешаването на много задачи, традиционно смятани за интелектуални, може да бъде сведено до последователно преминаване от едно описание (формулировка) на задачата към друго, еквивалентно на първото или по-просто от него, докато се стигне до това, което се смята за решение на задачата. Примери: задачи от областта на т. нар. интелектуални игри, аналитични преобразования на алгебрични и тригонометрични изрази, решаване на уравнения и т.н.</w:t>
      </w:r>
    </w:p>
    <w:p w14:paraId="3029640D" w14:textId="369BB351" w:rsidR="009C2D79" w:rsidRDefault="009C2D79" w:rsidP="009C2D79">
      <w:r w:rsidRPr="009C2D79">
        <w:rPr>
          <w:rStyle w:val="Strong"/>
        </w:rPr>
        <w:t>Състояние</w:t>
      </w:r>
      <w:r>
        <w:t xml:space="preserve"> </w:t>
      </w:r>
      <w:r w:rsidR="007047DE">
        <w:t>–</w:t>
      </w:r>
      <w:r>
        <w:t xml:space="preserve"> едно описание (формулировка) на задачата в процеса на нейното решаване. Видове състояния: начално, междинни, крайни (целеви).</w:t>
      </w:r>
    </w:p>
    <w:p w14:paraId="1D4C03EB" w14:textId="17958391" w:rsidR="009C2D79" w:rsidRDefault="009C2D79" w:rsidP="009C2D79">
      <w:r w:rsidRPr="009C2D79">
        <w:rPr>
          <w:rStyle w:val="Strong"/>
        </w:rPr>
        <w:t>Оператор</w:t>
      </w:r>
      <w:r>
        <w:t xml:space="preserve"> </w:t>
      </w:r>
      <w:r w:rsidR="007047DE">
        <w:t>–</w:t>
      </w:r>
      <w:r>
        <w:t xml:space="preserve"> начин (правило, алгоритъм), по който от дадено състояние се получава друго.</w:t>
      </w:r>
    </w:p>
    <w:p w14:paraId="7533BC4E" w14:textId="038D2C10" w:rsidR="009C2D79" w:rsidRDefault="009C2D79" w:rsidP="009C2D79">
      <w:r w:rsidRPr="009C2D79">
        <w:rPr>
          <w:rStyle w:val="Strong"/>
        </w:rPr>
        <w:t>Пространство на състояния (ПС)</w:t>
      </w:r>
      <w:r>
        <w:t xml:space="preserve"> </w:t>
      </w:r>
      <w:r w:rsidR="007047DE">
        <w:t>–</w:t>
      </w:r>
      <w:r>
        <w:t xml:space="preserve"> съвкупността от всички възможни състояния, които могат да се получат от дадено начално състояние.</w:t>
      </w:r>
    </w:p>
    <w:p w14:paraId="18B31EC1" w14:textId="07126A4D" w:rsidR="007047DE" w:rsidRDefault="007047DE" w:rsidP="007047DE">
      <w:r w:rsidRPr="007047DE">
        <w:rPr>
          <w:rStyle w:val="Strong"/>
        </w:rPr>
        <w:t>Представяне на ПС</w:t>
      </w:r>
      <w:r>
        <w:t xml:space="preserve"> – чрез ориентиран граф (</w:t>
      </w:r>
      <w:r w:rsidRPr="00065BAE">
        <w:rPr>
          <w:rStyle w:val="Strong"/>
        </w:rPr>
        <w:t>граф на състоянията, ГС</w:t>
      </w:r>
      <w:r>
        <w:t xml:space="preserve">) с възли – състоянията и дъги – операторите. Когато ПС може да се представи във вид на дърво, се говори за т. нар. дърво </w:t>
      </w:r>
      <w:r>
        <w:lastRenderedPageBreak/>
        <w:t>на състоянията (ДС). В случая на дърво е по-лесно търсенето, защото няма цикли и не можем да зациклим.</w:t>
      </w:r>
    </w:p>
    <w:p w14:paraId="210F2DAE" w14:textId="77777777" w:rsidR="007047DE" w:rsidRPr="00485BDD" w:rsidRDefault="007047DE" w:rsidP="007047DE">
      <w:pPr>
        <w:rPr>
          <w:rStyle w:val="Strong"/>
        </w:rPr>
      </w:pPr>
      <w:r w:rsidRPr="00485BDD">
        <w:rPr>
          <w:rStyle w:val="Strong"/>
        </w:rPr>
        <w:t>Действия, свързани с ПС:</w:t>
      </w:r>
    </w:p>
    <w:p w14:paraId="76A30A9E" w14:textId="7E355723" w:rsidR="007047DE" w:rsidRDefault="007047DE" w:rsidP="007047DE">
      <w:pPr>
        <w:pStyle w:val="ListParagraph"/>
        <w:numPr>
          <w:ilvl w:val="0"/>
          <w:numId w:val="42"/>
        </w:numPr>
      </w:pPr>
      <w:r>
        <w:t>Генериране на състояния:</w:t>
      </w:r>
    </w:p>
    <w:p w14:paraId="25C3EB9C" w14:textId="7AC7676B" w:rsidR="007047DE" w:rsidRDefault="007047DE" w:rsidP="007047DE">
      <w:pPr>
        <w:pStyle w:val="ListParagraph"/>
        <w:numPr>
          <w:ilvl w:val="1"/>
          <w:numId w:val="42"/>
        </w:numPr>
      </w:pPr>
      <w:r>
        <w:t>генериране на следващ наследник.</w:t>
      </w:r>
    </w:p>
    <w:p w14:paraId="5C3ECD56" w14:textId="4ED76CCE" w:rsidR="007047DE" w:rsidRDefault="007047DE" w:rsidP="007047DE">
      <w:pPr>
        <w:pStyle w:val="ListParagraph"/>
        <w:numPr>
          <w:ilvl w:val="1"/>
          <w:numId w:val="42"/>
        </w:numPr>
      </w:pPr>
      <w:r>
        <w:t>генериране на всички наследници.</w:t>
      </w:r>
    </w:p>
    <w:p w14:paraId="76C23035" w14:textId="5F5CC815" w:rsidR="007047DE" w:rsidRDefault="007047DE" w:rsidP="007047DE">
      <w:pPr>
        <w:pStyle w:val="ListParagraph"/>
        <w:numPr>
          <w:ilvl w:val="0"/>
          <w:numId w:val="42"/>
        </w:numPr>
      </w:pPr>
      <w:r>
        <w:t>Оценяване на състояние:</w:t>
      </w:r>
    </w:p>
    <w:p w14:paraId="60902449" w14:textId="0EAF6BCE" w:rsidR="007047DE" w:rsidRDefault="007047DE" w:rsidP="007047DE">
      <w:pPr>
        <w:pStyle w:val="ListParagraph"/>
        <w:numPr>
          <w:ilvl w:val="1"/>
          <w:numId w:val="42"/>
        </w:numPr>
      </w:pPr>
      <w:r>
        <w:t>двоични оценки (</w:t>
      </w:r>
      <w:r w:rsidRPr="007047DE">
        <w:rPr>
          <w:lang w:val="en-US"/>
        </w:rPr>
        <w:t>true/false</w:t>
      </w:r>
      <w:r>
        <w:t>). Дадено състояние или считаме за целево, или не.</w:t>
      </w:r>
    </w:p>
    <w:p w14:paraId="45C5E690" w14:textId="3975FB45" w:rsidR="007047DE" w:rsidRDefault="007047DE" w:rsidP="007047DE">
      <w:pPr>
        <w:pStyle w:val="ListParagraph"/>
        <w:numPr>
          <w:ilvl w:val="1"/>
          <w:numId w:val="42"/>
        </w:numPr>
      </w:pPr>
      <w:r>
        <w:t>числови оценки в определен интервал (оценката на целта съвпада с единия край на интервала).</w:t>
      </w:r>
    </w:p>
    <w:p w14:paraId="143EA790" w14:textId="04F9953A" w:rsidR="00485BDD" w:rsidRPr="00485BDD" w:rsidRDefault="00485BDD" w:rsidP="00485BDD">
      <w:pPr>
        <w:rPr>
          <w:rStyle w:val="Strong"/>
        </w:rPr>
      </w:pPr>
      <w:r w:rsidRPr="00485BDD">
        <w:rPr>
          <w:rStyle w:val="Strong"/>
        </w:rPr>
        <w:t>Основни типове задачи, свързани с ПС:</w:t>
      </w:r>
    </w:p>
    <w:p w14:paraId="3F3F799B" w14:textId="1D0BF718" w:rsidR="00485BDD" w:rsidRDefault="00485BDD" w:rsidP="00485BDD">
      <w:pPr>
        <w:pStyle w:val="ListParagraph"/>
        <w:numPr>
          <w:ilvl w:val="0"/>
          <w:numId w:val="43"/>
        </w:numPr>
      </w:pPr>
      <w:r>
        <w:t>Генериране на ПС;</w:t>
      </w:r>
    </w:p>
    <w:p w14:paraId="54894433" w14:textId="77777777" w:rsidR="00485BDD" w:rsidRDefault="00485BDD" w:rsidP="00485BDD">
      <w:pPr>
        <w:pStyle w:val="ListParagraph"/>
        <w:numPr>
          <w:ilvl w:val="0"/>
          <w:numId w:val="43"/>
        </w:numPr>
      </w:pPr>
      <w:r>
        <w:t>Търсене върху генерирано ПС;</w:t>
      </w:r>
    </w:p>
    <w:p w14:paraId="054535B7" w14:textId="77777777" w:rsidR="00485BDD" w:rsidRDefault="00485BDD" w:rsidP="00485BDD">
      <w:pPr>
        <w:pStyle w:val="ListParagraph"/>
        <w:numPr>
          <w:ilvl w:val="0"/>
          <w:numId w:val="43"/>
        </w:numPr>
      </w:pPr>
      <w:r>
        <w:t>Комбинирано генериране и търсене в ПС</w:t>
      </w:r>
    </w:p>
    <w:p w14:paraId="128CB348" w14:textId="7BDDBF1C" w:rsidR="00485BDD" w:rsidRDefault="00485BDD" w:rsidP="00485BDD">
      <w:pPr>
        <w:ind w:left="360"/>
      </w:pPr>
      <w:r>
        <w:t>Стратегиите за решаване на тези задачи са сходни и затова обикновено се говори само за търсене, а се подразбира и/или генериране.</w:t>
      </w:r>
    </w:p>
    <w:p w14:paraId="643E102A" w14:textId="7BEF2729" w:rsidR="00485BDD" w:rsidRDefault="00485BDD" w:rsidP="00485BDD">
      <w:pPr>
        <w:pStyle w:val="ListParagraph"/>
        <w:numPr>
          <w:ilvl w:val="0"/>
          <w:numId w:val="45"/>
        </w:numPr>
      </w:pPr>
      <w:r w:rsidRPr="00485BDD">
        <w:rPr>
          <w:rStyle w:val="Strong"/>
        </w:rPr>
        <w:t>Търсене на път до (определена) цел</w:t>
      </w:r>
      <w:r>
        <w:t xml:space="preserve"> – търси се път от дадено начално състояние до определено целево състояние. Целевото състояние е описано явно или може да бъде разпознато. Пътят може да се търси под формата на списък от възли или списък от дъги в ГС.</w:t>
      </w:r>
    </w:p>
    <w:p w14:paraId="0FA37266" w14:textId="77777777" w:rsidR="00485BDD" w:rsidRDefault="00485BDD" w:rsidP="00485BDD">
      <w:pPr>
        <w:pStyle w:val="ListParagraph"/>
      </w:pPr>
      <w:r>
        <w:t>Варианти: търсене на минимален (най-къс или най-икономичен) път до цел и др.</w:t>
      </w:r>
    </w:p>
    <w:p w14:paraId="7E506A78" w14:textId="43FE58DA" w:rsidR="00485BDD" w:rsidRDefault="00485BDD" w:rsidP="00485BDD">
      <w:pPr>
        <w:pStyle w:val="ListParagraph"/>
      </w:pPr>
      <w:r>
        <w:t>Примери: търсене на път върху географска карта, задача за търговския пътник и др.</w:t>
      </w:r>
    </w:p>
    <w:p w14:paraId="02737443" w14:textId="77777777" w:rsidR="00065BAE" w:rsidRDefault="00065BAE" w:rsidP="00065BAE">
      <w:pPr>
        <w:pStyle w:val="ListParagraph"/>
        <w:numPr>
          <w:ilvl w:val="0"/>
          <w:numId w:val="45"/>
        </w:numPr>
      </w:pPr>
      <w:r w:rsidRPr="00065BAE">
        <w:rPr>
          <w:rStyle w:val="Strong"/>
        </w:rPr>
        <w:t>Търсене на печеливша стратегия</w:t>
      </w:r>
      <w:r>
        <w:t xml:space="preserve"> (при игри за двама играчи).</w:t>
      </w:r>
    </w:p>
    <w:p w14:paraId="494A65B6" w14:textId="0950F92A" w:rsidR="00065BAE" w:rsidRDefault="00065BAE" w:rsidP="00065BAE">
      <w:pPr>
        <w:pStyle w:val="ListParagraph"/>
      </w:pPr>
      <w:r>
        <w:t>Примери: шахмат, шашки, морски шах и др.</w:t>
      </w:r>
    </w:p>
    <w:p w14:paraId="290087F1" w14:textId="08ADF9B2" w:rsidR="00065BAE" w:rsidRDefault="00065BAE" w:rsidP="00065BAE">
      <w:pPr>
        <w:pStyle w:val="ListParagraph"/>
        <w:numPr>
          <w:ilvl w:val="0"/>
          <w:numId w:val="45"/>
        </w:numPr>
      </w:pPr>
      <w:r w:rsidRPr="00065BAE">
        <w:rPr>
          <w:rStyle w:val="Strong"/>
        </w:rPr>
        <w:t>Търсене на цел при спазване на ограничителни условия</w:t>
      </w:r>
      <w:r>
        <w:t xml:space="preserve"> (задачи за удовлетворяване на ограничения).</w:t>
      </w:r>
    </w:p>
    <w:p w14:paraId="518FC34F" w14:textId="00EF52E7" w:rsidR="00065BAE" w:rsidRDefault="00065BAE" w:rsidP="00065BAE">
      <w:pPr>
        <w:pStyle w:val="ListParagraph"/>
        <w:rPr>
          <w:lang w:val="en-US"/>
        </w:rPr>
      </w:pPr>
      <w:r>
        <w:t>Примери: задача за осемте царици, решаване на криптограми, съставяне на разписания и др.</w:t>
      </w:r>
    </w:p>
    <w:p w14:paraId="53BEDD6F" w14:textId="0DFB9417" w:rsidR="00B25B24" w:rsidRPr="00D756E9" w:rsidRDefault="00B25B24" w:rsidP="00B25B24">
      <w:pPr>
        <w:rPr>
          <w:rStyle w:val="Strong"/>
        </w:rPr>
      </w:pPr>
      <w:r w:rsidRPr="00D756E9">
        <w:rPr>
          <w:rStyle w:val="Strong"/>
        </w:rPr>
        <w:t>Характеристики на алгоритмите за търсене:</w:t>
      </w:r>
    </w:p>
    <w:p w14:paraId="79C9113C" w14:textId="4E890FC9" w:rsidR="00B25B24" w:rsidRDefault="00B25B24" w:rsidP="00B25B24">
      <w:pPr>
        <w:pStyle w:val="ListParagraph"/>
        <w:numPr>
          <w:ilvl w:val="0"/>
          <w:numId w:val="46"/>
        </w:numPr>
        <w:rPr>
          <w:lang w:val="en-US"/>
        </w:rPr>
      </w:pPr>
      <w:r w:rsidRPr="00D756E9">
        <w:rPr>
          <w:rStyle w:val="Strong"/>
        </w:rPr>
        <w:t>Пълнота (</w:t>
      </w:r>
      <w:r w:rsidRPr="00D756E9">
        <w:rPr>
          <w:rStyle w:val="Strong"/>
          <w:lang w:val="en-US"/>
        </w:rPr>
        <w:t>completeness</w:t>
      </w:r>
      <w:r w:rsidRPr="00D756E9">
        <w:rPr>
          <w:rStyle w:val="Strong"/>
        </w:rPr>
        <w:t>)</w:t>
      </w:r>
      <w:r>
        <w:rPr>
          <w:lang w:val="en-US"/>
        </w:rPr>
        <w:t xml:space="preserve"> – </w:t>
      </w:r>
      <w:r>
        <w:t>алгоритъм е пълен (</w:t>
      </w:r>
      <w:r>
        <w:rPr>
          <w:lang w:val="en-US"/>
        </w:rPr>
        <w:t>complete)</w:t>
      </w:r>
      <w:r>
        <w:t>, ако е гарантирано, че ще намери решение, ако такова съществува</w:t>
      </w:r>
      <w:r w:rsidR="00F87021">
        <w:rPr>
          <w:rStyle w:val="FootnoteReference"/>
        </w:rPr>
        <w:footnoteReference w:id="2"/>
      </w:r>
      <w:r>
        <w:t>.</w:t>
      </w:r>
    </w:p>
    <w:p w14:paraId="73072AE2" w14:textId="7C17516D" w:rsidR="00B25B24" w:rsidRPr="00B25B24" w:rsidRDefault="00B25B24" w:rsidP="00B25B24">
      <w:pPr>
        <w:pStyle w:val="ListParagraph"/>
        <w:numPr>
          <w:ilvl w:val="0"/>
          <w:numId w:val="46"/>
        </w:numPr>
        <w:rPr>
          <w:lang w:val="en-US"/>
        </w:rPr>
      </w:pPr>
      <w:r w:rsidRPr="00D756E9">
        <w:rPr>
          <w:rStyle w:val="Strong"/>
        </w:rPr>
        <w:t>Оптималност (</w:t>
      </w:r>
      <w:r w:rsidRPr="00D756E9">
        <w:rPr>
          <w:rStyle w:val="Strong"/>
          <w:lang w:val="en-US"/>
        </w:rPr>
        <w:t>cost optimality</w:t>
      </w:r>
      <w:r w:rsidRPr="00D756E9">
        <w:rPr>
          <w:rStyle w:val="Strong"/>
        </w:rPr>
        <w:t>)</w:t>
      </w:r>
      <w:r>
        <w:rPr>
          <w:lang w:val="en-US"/>
        </w:rPr>
        <w:t xml:space="preserve"> – </w:t>
      </w:r>
      <w:r>
        <w:t xml:space="preserve">алгоритъм е оптимален </w:t>
      </w:r>
      <w:proofErr w:type="spellStart"/>
      <w:r>
        <w:t>т.с.т.к</w:t>
      </w:r>
      <w:proofErr w:type="spellEnd"/>
      <w:r>
        <w:t>., ако намереното решение е винаги с най-малката възможна стойност на пътя. Може един алгоритъм да е оптимален, но да не е пълен (например, ако зацикля на някой от входовете си).</w:t>
      </w:r>
    </w:p>
    <w:p w14:paraId="0209499D" w14:textId="434BFF29" w:rsidR="00D756E9" w:rsidRPr="00D756E9" w:rsidRDefault="00B25B24" w:rsidP="00D756E9">
      <w:pPr>
        <w:pStyle w:val="ListParagraph"/>
        <w:numPr>
          <w:ilvl w:val="0"/>
          <w:numId w:val="46"/>
        </w:numPr>
        <w:rPr>
          <w:rStyle w:val="Strong"/>
          <w:lang w:val="en-US"/>
        </w:rPr>
      </w:pPr>
      <w:r w:rsidRPr="00D756E9">
        <w:rPr>
          <w:rStyle w:val="Strong"/>
        </w:rPr>
        <w:t>Сложност по време и памет</w:t>
      </w:r>
      <w:r w:rsidR="00D756E9" w:rsidRPr="00D756E9">
        <w:rPr>
          <w:rStyle w:val="Strong"/>
        </w:rPr>
        <w:t>.</w:t>
      </w:r>
    </w:p>
    <w:p w14:paraId="515398B2" w14:textId="51CBC68E" w:rsidR="00D756E9" w:rsidRPr="00D756E9" w:rsidRDefault="00D756E9" w:rsidP="00D756E9">
      <w:pPr>
        <w:rPr>
          <w:rStyle w:val="Strong"/>
        </w:rPr>
      </w:pPr>
      <w:r w:rsidRPr="00D756E9">
        <w:rPr>
          <w:rStyle w:val="Strong"/>
        </w:rPr>
        <w:t>Параметри на търсенето:</w:t>
      </w:r>
    </w:p>
    <w:p w14:paraId="5CF9A8BA" w14:textId="09BCD491" w:rsidR="00D756E9" w:rsidRDefault="00D756E9" w:rsidP="00D756E9">
      <w:pPr>
        <w:pStyle w:val="ListParagraph"/>
        <w:numPr>
          <w:ilvl w:val="0"/>
          <w:numId w:val="47"/>
        </w:numPr>
      </w:pPr>
      <w:r w:rsidRPr="00D756E9">
        <w:rPr>
          <w:rStyle w:val="Strong"/>
        </w:rPr>
        <w:lastRenderedPageBreak/>
        <w:t>d</w:t>
      </w:r>
      <w:r>
        <w:rPr>
          <w:lang w:val="en-US"/>
        </w:rPr>
        <w:t xml:space="preserve"> – </w:t>
      </w:r>
      <w:r>
        <w:t>дълбочина на „най-плитката“ цел</w:t>
      </w:r>
      <w:r>
        <w:rPr>
          <w:lang w:val="en-US"/>
        </w:rPr>
        <w:t xml:space="preserve"> (</w:t>
      </w:r>
      <w:r>
        <w:t>ако такава съществува</w:t>
      </w:r>
      <w:r w:rsidR="0073072E">
        <w:rPr>
          <w:rStyle w:val="FootnoteReference"/>
        </w:rPr>
        <w:footnoteReference w:id="3"/>
      </w:r>
      <w:r>
        <w:t>). През колко ребра от графа трябва да минем, за да достигнем до най-плитката цел.</w:t>
      </w:r>
    </w:p>
    <w:p w14:paraId="26C99C0C" w14:textId="522F94B5" w:rsidR="00D756E9" w:rsidRDefault="00D756E9" w:rsidP="00D756E9">
      <w:pPr>
        <w:pStyle w:val="ListParagraph"/>
        <w:numPr>
          <w:ilvl w:val="0"/>
          <w:numId w:val="47"/>
        </w:numPr>
      </w:pPr>
      <w:r w:rsidRPr="00D756E9">
        <w:rPr>
          <w:rStyle w:val="Strong"/>
        </w:rPr>
        <w:t>m</w:t>
      </w:r>
      <w:r>
        <w:rPr>
          <w:lang w:val="en-US"/>
        </w:rPr>
        <w:t xml:space="preserve"> – </w:t>
      </w:r>
      <w:r>
        <w:t>максималната дълбочина на графа на състоянията</w:t>
      </w:r>
      <w:r w:rsidR="00AB6C6B">
        <w:t xml:space="preserve"> (може да е </w:t>
      </w:r>
      <w:r w:rsidR="00AB6C6B" w:rsidRPr="00AB6C6B">
        <w:t>∞</w:t>
      </w:r>
      <w:r w:rsidR="00AB6C6B">
        <w:rPr>
          <w:lang w:val="en-US"/>
        </w:rPr>
        <w:t>)</w:t>
      </w:r>
      <w:r>
        <w:t>.</w:t>
      </w:r>
    </w:p>
    <w:p w14:paraId="028889E5" w14:textId="737279F0" w:rsidR="00D756E9" w:rsidRPr="00D756E9" w:rsidRDefault="00D756E9" w:rsidP="00D756E9">
      <w:pPr>
        <w:pStyle w:val="ListParagraph"/>
        <w:numPr>
          <w:ilvl w:val="0"/>
          <w:numId w:val="47"/>
        </w:numPr>
      </w:pPr>
      <w:r w:rsidRPr="00D756E9">
        <w:rPr>
          <w:rStyle w:val="Strong"/>
        </w:rPr>
        <w:t>b</w:t>
      </w:r>
      <w:r>
        <w:rPr>
          <w:lang w:val="en-US"/>
        </w:rPr>
        <w:t xml:space="preserve"> – </w:t>
      </w:r>
      <w:r>
        <w:t>коефициент на разклоненост на графа. Средно колко наследника има всеки връх.</w:t>
      </w:r>
      <w:r w:rsidR="0073072E">
        <w:t xml:space="preserve"> Възможно е да е </w:t>
      </w:r>
      <w:r w:rsidR="0073072E" w:rsidRPr="0073072E">
        <w:t>∞</w:t>
      </w:r>
      <w:r w:rsidR="0073072E">
        <w:t>, но в този курс, ако не е изрично споменато, ще считаме за крайно число.</w:t>
      </w:r>
    </w:p>
    <w:p w14:paraId="7469C9B6" w14:textId="203DA594" w:rsidR="00D756E9" w:rsidRDefault="00D756E9" w:rsidP="00D756E9">
      <w:pPr>
        <w:pStyle w:val="Heading2"/>
      </w:pPr>
      <w:r>
        <w:t>Методи за неинформирано (сляпо) търсене</w:t>
      </w:r>
    </w:p>
    <w:p w14:paraId="11B42E12" w14:textId="5FE284BE" w:rsidR="00D756E9" w:rsidRDefault="00D756E9" w:rsidP="00D756E9">
      <w:r w:rsidRPr="00D756E9">
        <w:rPr>
          <w:rStyle w:val="Strong"/>
        </w:rPr>
        <w:t>Обща характеристика</w:t>
      </w:r>
      <w:r>
        <w:t xml:space="preserve"> – пълно изчерпване по твърда (фиксирана отнапред) стратегия. Прилагат се, когато липсва специфична информация за предметната област и оценяващата функция може само да провери дали дадено състояние е целево или не е (мисли например </w:t>
      </w:r>
      <w:r>
        <w:rPr>
          <w:lang w:val="en-US"/>
        </w:rPr>
        <w:t xml:space="preserve">BFS </w:t>
      </w:r>
      <w:r>
        <w:t xml:space="preserve">и </w:t>
      </w:r>
      <w:r>
        <w:rPr>
          <w:lang w:val="en-US"/>
        </w:rPr>
        <w:t xml:space="preserve">DFS </w:t>
      </w:r>
      <w:r>
        <w:t>в произволен граф).</w:t>
      </w:r>
    </w:p>
    <w:p w14:paraId="73D0B200" w14:textId="77777777" w:rsidR="00B158E5" w:rsidRDefault="00A759BA" w:rsidP="00A759BA">
      <w:pPr>
        <w:rPr>
          <w:lang w:val="en-US"/>
        </w:rPr>
      </w:pPr>
      <w:r w:rsidRPr="00A759BA">
        <w:rPr>
          <w:rStyle w:val="Strong"/>
        </w:rPr>
        <w:t>Общ алгоритъм за неинформирано търсене</w:t>
      </w:r>
      <w:r>
        <w:t xml:space="preserve"> – тръгва се от началния възел, като на всяка стъпка фронтът на търсенето се разширява в посока към неизследваните възли, докато се достигне до целеви възел. Начинът, по който се разширява фронтът, както и правилата за избор на конкретен елемент на фронта, от който ще продължи неговото разширяване, определят </w:t>
      </w:r>
      <w:r w:rsidRPr="00A759BA">
        <w:rPr>
          <w:rStyle w:val="Strong"/>
        </w:rPr>
        <w:t>стратегията на търсене (</w:t>
      </w:r>
      <w:r w:rsidRPr="00A759BA">
        <w:rPr>
          <w:rStyle w:val="Strong"/>
          <w:lang w:val="en-US"/>
        </w:rPr>
        <w:t>search strategy</w:t>
      </w:r>
      <w:r w:rsidRPr="00A759BA">
        <w:rPr>
          <w:rStyle w:val="Strong"/>
        </w:rPr>
        <w:t>)</w:t>
      </w:r>
      <w:r>
        <w:t xml:space="preserve"> (например стратегията при</w:t>
      </w:r>
      <w:r>
        <w:rPr>
          <w:lang w:val="en-US"/>
        </w:rPr>
        <w:t xml:space="preserve"> BFS </w:t>
      </w:r>
      <w:r>
        <w:t>е систематично да се обхожда ниво по</w:t>
      </w:r>
      <w:r w:rsidR="00B158E5">
        <w:rPr>
          <w:lang w:val="en-US"/>
        </w:rPr>
        <w:t xml:space="preserve"> </w:t>
      </w:r>
      <w:r>
        <w:t>ниво).</w:t>
      </w:r>
    </w:p>
    <w:p w14:paraId="3D4DD2AE" w14:textId="3914F390" w:rsidR="00B31242" w:rsidRDefault="00B158E5" w:rsidP="00A759BA">
      <w:pPr>
        <w:rPr>
          <w:lang w:val="en-US"/>
        </w:rPr>
      </w:pPr>
      <w:r w:rsidRPr="00B158E5">
        <w:rPr>
          <w:noProof/>
          <w:lang w:val="en-US"/>
        </w:rPr>
        <w:drawing>
          <wp:inline distT="0" distB="0" distL="0" distR="0" wp14:anchorId="0EC501B6" wp14:editId="06E3950B">
            <wp:extent cx="4382139" cy="3211830"/>
            <wp:effectExtent l="19050" t="19050" r="18415" b="26670"/>
            <wp:docPr id="5344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16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714" cy="3218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2F29B" w14:textId="65FE4ED6" w:rsidR="002F0354" w:rsidRPr="00AB6C6B" w:rsidRDefault="002F0354" w:rsidP="00A759BA">
      <w:pPr>
        <w:rPr>
          <w:rStyle w:val="Strong"/>
        </w:rPr>
      </w:pPr>
      <w:r w:rsidRPr="00AB6C6B">
        <w:rPr>
          <w:rStyle w:val="Strong"/>
        </w:rPr>
        <w:t>Описание на ползваните функции и структури от данни:</w:t>
      </w:r>
    </w:p>
    <w:p w14:paraId="1D9D620B" w14:textId="41F8A9BE" w:rsidR="00AB6C6B" w:rsidRDefault="00AB6C6B" w:rsidP="002F0354">
      <w:pPr>
        <w:pStyle w:val="ListParagraph"/>
        <w:numPr>
          <w:ilvl w:val="0"/>
          <w:numId w:val="48"/>
        </w:numPr>
      </w:pPr>
      <w:r w:rsidRPr="00443EB4">
        <w:rPr>
          <w:rStyle w:val="Emphasis"/>
          <w:lang w:val="en-US"/>
        </w:rPr>
        <w:t>problem</w:t>
      </w:r>
      <w:r>
        <w:rPr>
          <w:lang w:val="en-US"/>
        </w:rPr>
        <w:t xml:space="preserve"> – </w:t>
      </w:r>
      <w:r>
        <w:t>описанието на задачата.</w:t>
      </w:r>
    </w:p>
    <w:p w14:paraId="2E0232C5" w14:textId="65D06D83" w:rsidR="002F0354" w:rsidRPr="002F0354" w:rsidRDefault="002F0354" w:rsidP="002F0354">
      <w:pPr>
        <w:pStyle w:val="ListParagraph"/>
        <w:numPr>
          <w:ilvl w:val="0"/>
          <w:numId w:val="48"/>
        </w:numPr>
      </w:pPr>
      <w:r w:rsidRPr="00443EB4">
        <w:rPr>
          <w:rStyle w:val="Emphasis"/>
          <w:lang w:val="en-US"/>
        </w:rPr>
        <w:t>fringe</w:t>
      </w:r>
      <w:r>
        <w:rPr>
          <w:lang w:val="en-US"/>
        </w:rPr>
        <w:t xml:space="preserve"> </w:t>
      </w:r>
      <w:r w:rsidR="00443EB4">
        <w:t xml:space="preserve">– </w:t>
      </w:r>
      <w:r>
        <w:t>означава „</w:t>
      </w:r>
      <w:proofErr w:type="gramStart"/>
      <w:r>
        <w:t>покра</w:t>
      </w:r>
      <w:r w:rsidR="00FA57B3">
        <w:t>й</w:t>
      </w:r>
      <w:r>
        <w:t>нини“</w:t>
      </w:r>
      <w:proofErr w:type="gramEnd"/>
      <w:r>
        <w:t xml:space="preserve">, „ръб на нещо“ – това е структура от данни, която съхранява фронтът от тези върхове, които сме достигнали, но все още не сме обработили напълно (напр. при </w:t>
      </w:r>
      <w:r>
        <w:rPr>
          <w:lang w:val="en-US"/>
        </w:rPr>
        <w:t xml:space="preserve">BFS </w:t>
      </w:r>
      <w:r>
        <w:t xml:space="preserve">е опашка, при </w:t>
      </w:r>
      <w:r>
        <w:rPr>
          <w:lang w:val="en-US"/>
        </w:rPr>
        <w:t xml:space="preserve">DFS </w:t>
      </w:r>
      <w:r>
        <w:t xml:space="preserve">е стек). Ф-ята </w:t>
      </w:r>
      <w:r>
        <w:rPr>
          <w:lang w:val="en-US"/>
        </w:rPr>
        <w:t>Tree-Search</w:t>
      </w:r>
      <w:r>
        <w:t xml:space="preserve"> се извиква с празен </w:t>
      </w:r>
      <w:r>
        <w:rPr>
          <w:lang w:val="en-US"/>
        </w:rPr>
        <w:t>fringe</w:t>
      </w:r>
      <w:r w:rsidR="00AB6C6B">
        <w:t xml:space="preserve"> (и на първия ред добавяме началния връх)</w:t>
      </w:r>
      <w:r>
        <w:rPr>
          <w:lang w:val="en-US"/>
        </w:rPr>
        <w:t>.</w:t>
      </w:r>
    </w:p>
    <w:p w14:paraId="2B81A9FF" w14:textId="77777777" w:rsidR="002F0354" w:rsidRDefault="002F0354" w:rsidP="002F0354">
      <w:pPr>
        <w:pStyle w:val="ListParagraph"/>
        <w:numPr>
          <w:ilvl w:val="0"/>
          <w:numId w:val="48"/>
        </w:numPr>
      </w:pPr>
      <w:r w:rsidRPr="00443EB4">
        <w:rPr>
          <w:rStyle w:val="Emphasis"/>
          <w:lang w:val="en-US"/>
        </w:rPr>
        <w:t>node</w:t>
      </w:r>
      <w:r>
        <w:rPr>
          <w:lang w:val="en-US"/>
        </w:rPr>
        <w:t xml:space="preserve"> – </w:t>
      </w:r>
      <w:r>
        <w:t>запис, който има член-данни:</w:t>
      </w:r>
    </w:p>
    <w:p w14:paraId="7010899E" w14:textId="0F0F7117" w:rsidR="002F0354" w:rsidRDefault="0075646C" w:rsidP="002F0354">
      <w:pPr>
        <w:pStyle w:val="ListParagraph"/>
        <w:numPr>
          <w:ilvl w:val="1"/>
          <w:numId w:val="48"/>
        </w:numPr>
      </w:pPr>
      <w:r w:rsidRPr="00443EB4">
        <w:rPr>
          <w:rStyle w:val="Emphasis"/>
          <w:lang w:val="en-US"/>
        </w:rPr>
        <w:t>State</w:t>
      </w:r>
      <w:r>
        <w:rPr>
          <w:lang w:val="en-US"/>
        </w:rPr>
        <w:t xml:space="preserve"> – </w:t>
      </w:r>
      <w:r w:rsidR="002F0354">
        <w:t>съответното</w:t>
      </w:r>
      <w:r>
        <w:rPr>
          <w:lang w:val="en-US"/>
        </w:rPr>
        <w:t xml:space="preserve"> </w:t>
      </w:r>
      <w:r w:rsidR="002F0354">
        <w:t>състояние на задачата;</w:t>
      </w:r>
    </w:p>
    <w:p w14:paraId="01CBF8C6" w14:textId="6A7DD388" w:rsidR="002F0354" w:rsidRDefault="0075646C" w:rsidP="002F0354">
      <w:pPr>
        <w:pStyle w:val="ListParagraph"/>
        <w:numPr>
          <w:ilvl w:val="1"/>
          <w:numId w:val="48"/>
        </w:numPr>
      </w:pPr>
      <w:r w:rsidRPr="00443EB4">
        <w:rPr>
          <w:rStyle w:val="Emphasis"/>
          <w:lang w:val="en-US"/>
        </w:rPr>
        <w:lastRenderedPageBreak/>
        <w:t>Parent</w:t>
      </w:r>
      <w:r>
        <w:rPr>
          <w:lang w:val="en-US"/>
        </w:rPr>
        <w:t xml:space="preserve"> – </w:t>
      </w:r>
      <w:r w:rsidR="002F0354">
        <w:t>родителския връх;</w:t>
      </w:r>
    </w:p>
    <w:p w14:paraId="01AA3DFB" w14:textId="006A43ED" w:rsidR="002F0354" w:rsidRDefault="0075646C" w:rsidP="002F0354">
      <w:pPr>
        <w:pStyle w:val="ListParagraph"/>
        <w:numPr>
          <w:ilvl w:val="1"/>
          <w:numId w:val="48"/>
        </w:numPr>
      </w:pPr>
      <w:r w:rsidRPr="00443EB4">
        <w:rPr>
          <w:rStyle w:val="Emphasis"/>
          <w:lang w:val="en-US"/>
        </w:rPr>
        <w:t>Action</w:t>
      </w:r>
      <w:r>
        <w:rPr>
          <w:lang w:val="en-US"/>
        </w:rPr>
        <w:t xml:space="preserve"> – </w:t>
      </w:r>
      <w:r w:rsidR="002F0354">
        <w:t>използвания оператор, чрез който е получено състоянието от родителя;</w:t>
      </w:r>
    </w:p>
    <w:p w14:paraId="7702C9B2" w14:textId="69790094" w:rsidR="002F0354" w:rsidRDefault="0075646C" w:rsidP="002F0354">
      <w:pPr>
        <w:pStyle w:val="ListParagraph"/>
        <w:numPr>
          <w:ilvl w:val="1"/>
          <w:numId w:val="48"/>
        </w:numPr>
      </w:pPr>
      <w:r w:rsidRPr="00443EB4">
        <w:rPr>
          <w:rStyle w:val="Emphasis"/>
          <w:lang w:val="en-US"/>
        </w:rPr>
        <w:t>Depth</w:t>
      </w:r>
      <w:r>
        <w:rPr>
          <w:lang w:val="en-US"/>
        </w:rPr>
        <w:t xml:space="preserve"> – </w:t>
      </w:r>
      <w:r w:rsidR="002F0354">
        <w:t>дълбочината</w:t>
      </w:r>
      <w:r>
        <w:rPr>
          <w:lang w:val="en-US"/>
        </w:rPr>
        <w:t xml:space="preserve"> (</w:t>
      </w:r>
      <w:r>
        <w:t>броят на стъпките от началото)</w:t>
      </w:r>
      <w:r w:rsidR="002F0354">
        <w:t>;</w:t>
      </w:r>
    </w:p>
    <w:p w14:paraId="13DA0566" w14:textId="56332A1E" w:rsidR="00AB6C6B" w:rsidRDefault="0075646C" w:rsidP="00AB6C6B">
      <w:pPr>
        <w:pStyle w:val="ListParagraph"/>
        <w:numPr>
          <w:ilvl w:val="1"/>
          <w:numId w:val="48"/>
        </w:numPr>
      </w:pPr>
      <w:r w:rsidRPr="00443EB4">
        <w:rPr>
          <w:rStyle w:val="Emphasis"/>
          <w:lang w:val="en-US"/>
        </w:rPr>
        <w:t>Path-Cost</w:t>
      </w:r>
      <w:r w:rsidRPr="0075646C">
        <w:t xml:space="preserve"> </w:t>
      </w:r>
      <w:r>
        <w:rPr>
          <w:lang w:val="en-US"/>
        </w:rPr>
        <w:t xml:space="preserve">– </w:t>
      </w:r>
      <w:r w:rsidR="00AB6C6B">
        <w:t>цената на пътя от началото</w:t>
      </w:r>
      <w:r>
        <w:rPr>
          <w:lang w:val="en-US"/>
        </w:rPr>
        <w:t xml:space="preserve"> (</w:t>
      </w:r>
      <w:r>
        <w:t xml:space="preserve">традиционно означаваме с </w:t>
      </w:r>
      <w:r w:rsidRPr="00443EB4">
        <w:rPr>
          <w:rStyle w:val="Emphasis"/>
        </w:rPr>
        <w:t>g(n)</w:t>
      </w:r>
      <w:r>
        <w:rPr>
          <w:lang w:val="en-US"/>
        </w:rPr>
        <w:t>)</w:t>
      </w:r>
      <w:r w:rsidR="00AB6C6B">
        <w:t>.</w:t>
      </w:r>
    </w:p>
    <w:p w14:paraId="518EF875" w14:textId="5C0985A6" w:rsidR="0075646C" w:rsidRDefault="0075646C" w:rsidP="00AB6C6B">
      <w:pPr>
        <w:pStyle w:val="ListParagraph"/>
        <w:numPr>
          <w:ilvl w:val="0"/>
          <w:numId w:val="48"/>
        </w:numPr>
      </w:pPr>
      <w:r w:rsidRPr="00443EB4">
        <w:rPr>
          <w:rStyle w:val="Emphasis"/>
          <w:lang w:val="en-US"/>
        </w:rPr>
        <w:t>Successor-</w:t>
      </w:r>
      <w:proofErr w:type="spellStart"/>
      <w:proofErr w:type="gramStart"/>
      <w:r w:rsidRPr="00443EB4">
        <w:rPr>
          <w:rStyle w:val="Emphasis"/>
          <w:lang w:val="en-US"/>
        </w:rPr>
        <w:t>Fn</w:t>
      </w:r>
      <w:proofErr w:type="spellEnd"/>
      <w:r w:rsidRPr="00443EB4">
        <w:rPr>
          <w:rStyle w:val="Emphasis"/>
          <w:lang w:val="en-US"/>
        </w:rPr>
        <w:t>(</w:t>
      </w:r>
      <w:proofErr w:type="gramEnd"/>
      <w:r w:rsidRPr="00443EB4">
        <w:rPr>
          <w:rStyle w:val="Emphasis"/>
          <w:lang w:val="en-US"/>
        </w:rPr>
        <w:t>)</w:t>
      </w:r>
      <w:r>
        <w:rPr>
          <w:lang w:val="en-US"/>
        </w:rPr>
        <w:t xml:space="preserve"> – </w:t>
      </w:r>
      <w:r>
        <w:t xml:space="preserve">връща всички възможни състояния, които могат да се получат от </w:t>
      </w:r>
      <w:r w:rsidR="00443EB4">
        <w:t>даденото.</w:t>
      </w:r>
    </w:p>
    <w:p w14:paraId="38E1F987" w14:textId="30BB33A7" w:rsidR="00AB6C6B" w:rsidRPr="00E31121" w:rsidRDefault="00AB6C6B" w:rsidP="00AB6C6B">
      <w:pPr>
        <w:pStyle w:val="ListParagraph"/>
        <w:numPr>
          <w:ilvl w:val="0"/>
          <w:numId w:val="48"/>
        </w:numPr>
      </w:pPr>
      <w:proofErr w:type="gramStart"/>
      <w:r w:rsidRPr="00443EB4">
        <w:rPr>
          <w:rStyle w:val="Emphasis"/>
          <w:lang w:val="en-US"/>
        </w:rPr>
        <w:t>Expand(</w:t>
      </w:r>
      <w:proofErr w:type="gramEnd"/>
      <w:r w:rsidRPr="00443EB4">
        <w:rPr>
          <w:rStyle w:val="Emphasis"/>
          <w:lang w:val="en-US"/>
        </w:rPr>
        <w:t>)</w:t>
      </w:r>
      <w:r>
        <w:rPr>
          <w:lang w:val="en-US"/>
        </w:rPr>
        <w:t xml:space="preserve"> –</w:t>
      </w:r>
      <w:r w:rsidR="0075646C">
        <w:t xml:space="preserve"> връща изхода на </w:t>
      </w:r>
      <w:r w:rsidR="0075646C" w:rsidRPr="00443EB4">
        <w:rPr>
          <w:rStyle w:val="Emphasis"/>
          <w:lang w:val="en-US"/>
        </w:rPr>
        <w:t>Successor-</w:t>
      </w:r>
      <w:proofErr w:type="spellStart"/>
      <w:r w:rsidR="0075646C" w:rsidRPr="00443EB4">
        <w:rPr>
          <w:rStyle w:val="Emphasis"/>
          <w:lang w:val="en-US"/>
        </w:rPr>
        <w:t>Fn</w:t>
      </w:r>
      <w:proofErr w:type="spellEnd"/>
      <w:r w:rsidR="0075646C" w:rsidRPr="00443EB4">
        <w:rPr>
          <w:rStyle w:val="Emphasis"/>
          <w:lang w:val="en-US"/>
        </w:rPr>
        <w:t>()</w:t>
      </w:r>
      <w:r w:rsidR="0075646C">
        <w:t xml:space="preserve">, само че обвит в </w:t>
      </w:r>
      <w:r w:rsidR="00443EB4">
        <w:t xml:space="preserve">записа </w:t>
      </w:r>
      <w:r w:rsidR="00443EB4" w:rsidRPr="00443EB4">
        <w:rPr>
          <w:rStyle w:val="Emphasis"/>
          <w:lang w:val="en-US"/>
        </w:rPr>
        <w:t>node</w:t>
      </w:r>
      <w:r w:rsidR="00443EB4">
        <w:t>, с попълнена съответната информация за върховете</w:t>
      </w:r>
      <w:r>
        <w:t>.</w:t>
      </w:r>
    </w:p>
    <w:p w14:paraId="0F36AA72" w14:textId="51BB3CCF" w:rsidR="00E31121" w:rsidRPr="00E31121" w:rsidRDefault="00E31121" w:rsidP="00E31121">
      <w:pPr>
        <w:pStyle w:val="ListParagraph"/>
        <w:numPr>
          <w:ilvl w:val="0"/>
          <w:numId w:val="48"/>
        </w:numPr>
        <w:rPr>
          <w:lang w:val="en-US"/>
        </w:rPr>
      </w:pPr>
      <w:r>
        <w:t>Значението на останалите неща е очевидно.</w:t>
      </w:r>
    </w:p>
    <w:p w14:paraId="2A6CF7EC" w14:textId="357E8C52" w:rsidR="00B158E5" w:rsidRDefault="00B158E5" w:rsidP="00A759BA">
      <w:r w:rsidRPr="00B158E5">
        <w:rPr>
          <w:noProof/>
          <w:lang w:val="en-US"/>
        </w:rPr>
        <w:drawing>
          <wp:inline distT="0" distB="0" distL="0" distR="0" wp14:anchorId="52D9F4D6" wp14:editId="06DE41A2">
            <wp:extent cx="4381500" cy="2278119"/>
            <wp:effectExtent l="19050" t="19050" r="19050" b="27305"/>
            <wp:docPr id="63597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70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056" cy="2315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655F8" w14:textId="7BB75064" w:rsidR="00443EB4" w:rsidRPr="00443EB4" w:rsidRDefault="00443EB4" w:rsidP="00A759BA">
      <w:r>
        <w:t xml:space="preserve">Виждаме, че единствената разлика с търсенето в дърво е, че пазим кои върхове сме обходили в структурата </w:t>
      </w:r>
      <w:r w:rsidRPr="00443EB4">
        <w:rPr>
          <w:rStyle w:val="Emphasis"/>
          <w:lang w:val="en-US"/>
        </w:rPr>
        <w:t>closed</w:t>
      </w:r>
      <w:r>
        <w:t>, и не ги обхождаме повече от веднъж.</w:t>
      </w:r>
    </w:p>
    <w:p w14:paraId="6FD72F87" w14:textId="2F05E66A" w:rsidR="00B158E5" w:rsidRDefault="00D00EA2" w:rsidP="00D00EA2">
      <w:pPr>
        <w:pStyle w:val="Heading2"/>
      </w:pPr>
      <w:r>
        <w:t>Конкретни алгоритми за неинформирано търсене</w:t>
      </w:r>
    </w:p>
    <w:p w14:paraId="2C7B69B7" w14:textId="0ABD4262" w:rsidR="00E06D07" w:rsidRPr="00E06D07" w:rsidRDefault="00E06D07" w:rsidP="00024322">
      <w:pPr>
        <w:ind w:firstLine="576"/>
      </w:pPr>
      <w:r>
        <w:t>Прескочи на съответната секция, за да видиш само обобщените резултати за пълнота, оптималност и сложност.</w:t>
      </w:r>
    </w:p>
    <w:p w14:paraId="4C7014CB" w14:textId="129D95FE" w:rsidR="00D00EA2" w:rsidRDefault="00D00EA2" w:rsidP="00E50F04">
      <w:pPr>
        <w:pStyle w:val="Heading3"/>
      </w:pPr>
      <w:r w:rsidRPr="00D00EA2">
        <w:t>Изчерпване (търсене) в дълбочина (</w:t>
      </w:r>
      <w:proofErr w:type="spellStart"/>
      <w:r w:rsidRPr="00D00EA2">
        <w:t>depth-first</w:t>
      </w:r>
      <w:proofErr w:type="spellEnd"/>
      <w:r w:rsidRPr="00D00EA2">
        <w:t xml:space="preserve"> </w:t>
      </w:r>
      <w:proofErr w:type="spellStart"/>
      <w:r w:rsidRPr="00D00EA2">
        <w:t>search</w:t>
      </w:r>
      <w:proofErr w:type="spellEnd"/>
      <w:r w:rsidRPr="00D00EA2">
        <w:t>)</w:t>
      </w:r>
    </w:p>
    <w:p w14:paraId="282FE9EE" w14:textId="4855C477" w:rsidR="00D00EA2" w:rsidRDefault="00D00EA2" w:rsidP="00665B7C">
      <w:pPr>
        <w:ind w:firstLine="360"/>
      </w:pPr>
      <w:r>
        <w:t xml:space="preserve">За да стане общият алгоритъм за неинформирано търсене в граф по-горе алгоритъм за търсене в дълбочина, единствено </w:t>
      </w:r>
      <w:r w:rsidRPr="00D00EA2">
        <w:rPr>
          <w:rStyle w:val="Emphasis"/>
          <w:lang w:val="en-US"/>
        </w:rPr>
        <w:t>fringe</w:t>
      </w:r>
      <w:r>
        <w:rPr>
          <w:lang w:val="en-US"/>
        </w:rPr>
        <w:t xml:space="preserve"> </w:t>
      </w:r>
      <w:r>
        <w:t>го правим на стек.</w:t>
      </w:r>
    </w:p>
    <w:p w14:paraId="5AF249F4" w14:textId="6BC7E49A" w:rsidR="00D00EA2" w:rsidRDefault="00D00EA2" w:rsidP="00D00EA2">
      <w:pPr>
        <w:pStyle w:val="ListParagraph"/>
        <w:numPr>
          <w:ilvl w:val="0"/>
          <w:numId w:val="49"/>
        </w:numPr>
      </w:pPr>
      <w:r>
        <w:t>Пълнота</w:t>
      </w:r>
      <w:r w:rsidR="00535F1E">
        <w:rPr>
          <w:rStyle w:val="FootnoteReference"/>
        </w:rPr>
        <w:footnoteReference w:id="4"/>
      </w:r>
      <w:r>
        <w:t xml:space="preserve"> – </w:t>
      </w:r>
      <w:r w:rsidR="00535F1E">
        <w:t>НЕ Е пълно в общия случай. При краен граф е пълно (и тогава винаги завършва). При безкраен граф може да забие по някой безкраен клон, на който няма решение.</w:t>
      </w:r>
    </w:p>
    <w:p w14:paraId="347432C9" w14:textId="0617C776" w:rsidR="00E50F04" w:rsidRDefault="00E50F04" w:rsidP="00D00EA2">
      <w:pPr>
        <w:pStyle w:val="ListParagraph"/>
        <w:numPr>
          <w:ilvl w:val="0"/>
          <w:numId w:val="49"/>
        </w:numPr>
      </w:pPr>
      <w:r>
        <w:t>Оптималност – НЕ Е оптимал</w:t>
      </w:r>
      <w:r w:rsidR="00DC1683">
        <w:t>но</w:t>
      </w:r>
      <w:r>
        <w:t>. Може „втория“ наследник на върха да е решение, но алгоритъмът първо ще изследва поддървото на „първия“ и може там да намери някое по-дълбоко решение.</w:t>
      </w:r>
    </w:p>
    <w:p w14:paraId="10803BDC" w14:textId="51AB481B" w:rsidR="00E50F04" w:rsidRPr="00665B7C" w:rsidRDefault="00E50F04" w:rsidP="00D00EA2">
      <w:pPr>
        <w:pStyle w:val="ListParagraph"/>
        <w:numPr>
          <w:ilvl w:val="0"/>
          <w:numId w:val="49"/>
        </w:numPr>
      </w:pPr>
      <w:r>
        <w:t xml:space="preserve">Сложност – </w:t>
      </w:r>
      <w:r w:rsidRPr="00E50F04">
        <w:rPr>
          <w:color w:val="FF0000"/>
        </w:rPr>
        <w:t>да допиша</w:t>
      </w:r>
    </w:p>
    <w:p w14:paraId="5E5EA22C" w14:textId="41B2AE30" w:rsidR="00665B7C" w:rsidRPr="00665B7C" w:rsidRDefault="00665B7C" w:rsidP="00665B7C">
      <w:pPr>
        <w:ind w:firstLine="360"/>
      </w:pPr>
      <w:r>
        <w:t xml:space="preserve">Въпреки че </w:t>
      </w:r>
      <w:r>
        <w:rPr>
          <w:lang w:val="en-US"/>
        </w:rPr>
        <w:t xml:space="preserve">DFS </w:t>
      </w:r>
      <w:r>
        <w:t>не е пълен</w:t>
      </w:r>
      <w:r>
        <w:rPr>
          <w:lang w:val="en-US"/>
        </w:rPr>
        <w:t xml:space="preserve">, </w:t>
      </w:r>
      <w:r>
        <w:t>в случая когато ПС има много решения и са на дълбоки, може да се окаже добър избор за алгоритъм за търсене.</w:t>
      </w:r>
    </w:p>
    <w:p w14:paraId="3D777026" w14:textId="583B1C9D" w:rsidR="00E50F04" w:rsidRDefault="00E50F04" w:rsidP="00E50F04">
      <w:pPr>
        <w:pStyle w:val="Heading3"/>
        <w:rPr>
          <w:lang w:val="en-US"/>
        </w:rPr>
      </w:pPr>
      <w:r>
        <w:t>Търсене в дълбочина до определено ниво (</w:t>
      </w:r>
      <w:r>
        <w:rPr>
          <w:lang w:val="en-US"/>
        </w:rPr>
        <w:t>depth-bound / depth-limited search)</w:t>
      </w:r>
    </w:p>
    <w:p w14:paraId="34616C62" w14:textId="753F7032" w:rsidR="00051DE3" w:rsidRDefault="00DC1683" w:rsidP="00051DE3">
      <w:r>
        <w:t xml:space="preserve">Вариант на </w:t>
      </w:r>
      <w:r>
        <w:rPr>
          <w:lang w:val="en-US"/>
        </w:rPr>
        <w:t xml:space="preserve">DFS. </w:t>
      </w:r>
      <w:r>
        <w:t>П</w:t>
      </w:r>
      <w:r w:rsidR="00051DE3">
        <w:t>росто ограничаваме дълбочината, до която може да стигнем.</w:t>
      </w:r>
    </w:p>
    <w:p w14:paraId="66B96446" w14:textId="12D248B3" w:rsidR="00051DE3" w:rsidRDefault="00051DE3" w:rsidP="00051DE3">
      <w:pPr>
        <w:pStyle w:val="ListParagraph"/>
        <w:numPr>
          <w:ilvl w:val="0"/>
          <w:numId w:val="50"/>
        </w:numPr>
      </w:pPr>
      <w:r>
        <w:lastRenderedPageBreak/>
        <w:t>Пълнота – НЕ (може да има решение на по-долно ниво).</w:t>
      </w:r>
    </w:p>
    <w:p w14:paraId="2B0B966E" w14:textId="5B2813DF" w:rsidR="00051DE3" w:rsidRDefault="00051DE3" w:rsidP="00051DE3">
      <w:pPr>
        <w:pStyle w:val="ListParagraph"/>
        <w:numPr>
          <w:ilvl w:val="0"/>
          <w:numId w:val="50"/>
        </w:numPr>
      </w:pPr>
      <w:r>
        <w:t xml:space="preserve">Оптималност </w:t>
      </w:r>
      <w:r w:rsidR="006410FF">
        <w:t xml:space="preserve">– НЕ (същите съображения като </w:t>
      </w:r>
      <w:r w:rsidR="006410FF">
        <w:rPr>
          <w:lang w:val="en-US"/>
        </w:rPr>
        <w:t>DFS)</w:t>
      </w:r>
      <w:r w:rsidR="006410FF">
        <w:t>.</w:t>
      </w:r>
    </w:p>
    <w:p w14:paraId="62B4A52F" w14:textId="7C81760E" w:rsidR="006410FF" w:rsidRPr="006410FF" w:rsidRDefault="006410FF" w:rsidP="00051DE3">
      <w:pPr>
        <w:pStyle w:val="ListParagraph"/>
        <w:numPr>
          <w:ilvl w:val="0"/>
          <w:numId w:val="50"/>
        </w:numPr>
      </w:pPr>
      <w:r>
        <w:t xml:space="preserve">Сложност – </w:t>
      </w:r>
      <w:r w:rsidRPr="006410FF">
        <w:rPr>
          <w:color w:val="FF0000"/>
        </w:rPr>
        <w:t>да допиша</w:t>
      </w:r>
    </w:p>
    <w:p w14:paraId="0C024FBC" w14:textId="45B32916" w:rsidR="006410FF" w:rsidRDefault="006410FF" w:rsidP="006410FF">
      <w:pPr>
        <w:pStyle w:val="Heading3"/>
      </w:pPr>
      <w:r>
        <w:t>Итеративно търсене по нива</w:t>
      </w:r>
      <w:r w:rsidR="001851B6">
        <w:t xml:space="preserve"> (</w:t>
      </w:r>
      <w:r w:rsidR="001851B6">
        <w:rPr>
          <w:lang w:val="en-US"/>
        </w:rPr>
        <w:t>iterative deepening search)</w:t>
      </w:r>
    </w:p>
    <w:p w14:paraId="7A3FEA1B" w14:textId="7F3797AC" w:rsidR="006410FF" w:rsidRPr="00665B7C" w:rsidRDefault="00DC1683" w:rsidP="006410FF">
      <w:r>
        <w:t xml:space="preserve">Вариант на </w:t>
      </w:r>
      <w:r>
        <w:rPr>
          <w:lang w:val="en-US"/>
        </w:rPr>
        <w:t xml:space="preserve">DFS. </w:t>
      </w:r>
      <w:r w:rsidR="006410FF">
        <w:t xml:space="preserve">За всяка дълбочина 0,1,2,… пускаме </w:t>
      </w:r>
      <w:r w:rsidR="006410FF">
        <w:rPr>
          <w:lang w:val="en-US"/>
        </w:rPr>
        <w:t>depth-limited search.</w:t>
      </w:r>
      <w:r w:rsidR="00665B7C">
        <w:t xml:space="preserve"> </w:t>
      </w:r>
    </w:p>
    <w:p w14:paraId="0AE8431F" w14:textId="4BC03DCD" w:rsidR="006410FF" w:rsidRPr="001851B6" w:rsidRDefault="006410FF" w:rsidP="006410FF">
      <w:pPr>
        <w:pStyle w:val="ListParagraph"/>
        <w:numPr>
          <w:ilvl w:val="0"/>
          <w:numId w:val="51"/>
        </w:numPr>
        <w:rPr>
          <w:lang w:val="en-US"/>
        </w:rPr>
      </w:pPr>
      <w:r>
        <w:t xml:space="preserve">Пълнота – </w:t>
      </w:r>
      <w:r w:rsidR="00DC1683">
        <w:t>ДА</w:t>
      </w:r>
      <w:r>
        <w:t>. Систематично обхождаме нивата и не може да забием по безкраен клон на графа без решение.</w:t>
      </w:r>
      <w:r w:rsidR="008B2D40">
        <w:rPr>
          <w:lang w:val="en-US"/>
        </w:rPr>
        <w:t xml:space="preserve"> </w:t>
      </w:r>
      <w:r w:rsidR="008B2D40" w:rsidRPr="008B2D40">
        <w:t xml:space="preserve">Всъщност е пълен само когато </w:t>
      </w:r>
      <w:r w:rsidR="008B2D40" w:rsidRPr="008B2D40">
        <w:rPr>
          <w:rStyle w:val="Strong"/>
        </w:rPr>
        <w:t>b</w:t>
      </w:r>
      <w:r w:rsidR="008B2D40" w:rsidRPr="008B2D40">
        <w:t xml:space="preserve"> &lt; ∞, но го считаме за пълен.</w:t>
      </w:r>
    </w:p>
    <w:p w14:paraId="1402AA3C" w14:textId="39AE8BEF" w:rsidR="001851B6" w:rsidRPr="001851B6" w:rsidRDefault="001851B6" w:rsidP="006410FF">
      <w:pPr>
        <w:pStyle w:val="ListParagraph"/>
        <w:numPr>
          <w:ilvl w:val="0"/>
          <w:numId w:val="51"/>
        </w:numPr>
        <w:rPr>
          <w:lang w:val="en-US"/>
        </w:rPr>
      </w:pPr>
      <w:r>
        <w:t xml:space="preserve">Оптималност – </w:t>
      </w:r>
      <w:r w:rsidR="00DC1683">
        <w:t>ДА</w:t>
      </w:r>
      <w:r>
        <w:t>. Отново аргументът е, че систематично изследваме по нива и няма как да пропуснем първото решение.</w:t>
      </w:r>
    </w:p>
    <w:p w14:paraId="070F9A72" w14:textId="6D348126" w:rsidR="001851B6" w:rsidRPr="00665B7C" w:rsidRDefault="001851B6" w:rsidP="006410FF">
      <w:pPr>
        <w:pStyle w:val="ListParagraph"/>
        <w:numPr>
          <w:ilvl w:val="0"/>
          <w:numId w:val="51"/>
        </w:numPr>
        <w:rPr>
          <w:lang w:val="en-US"/>
        </w:rPr>
      </w:pPr>
      <w:r>
        <w:t xml:space="preserve">Сложност – </w:t>
      </w:r>
      <w:r w:rsidRPr="001851B6">
        <w:rPr>
          <w:color w:val="FF0000"/>
        </w:rPr>
        <w:t>да допиша</w:t>
      </w:r>
    </w:p>
    <w:p w14:paraId="4C9CDE6F" w14:textId="151D3169" w:rsidR="00665B7C" w:rsidRPr="00665B7C" w:rsidRDefault="00665B7C" w:rsidP="00665B7C">
      <w:pPr>
        <w:ind w:firstLine="360"/>
      </w:pPr>
      <w:r w:rsidRPr="00665B7C">
        <w:t>Това е най-предпочитаният алгоритъм за търсене, когато ПС е с голям размер и не знаем нищо за дълбочината на решението.</w:t>
      </w:r>
    </w:p>
    <w:p w14:paraId="2456A5A3" w14:textId="5D766CAC" w:rsidR="00DC1683" w:rsidRPr="00DC1683" w:rsidRDefault="00DC1683" w:rsidP="00DC1683">
      <w:pPr>
        <w:pStyle w:val="Heading3"/>
        <w:rPr>
          <w:lang w:val="en-US"/>
        </w:rPr>
      </w:pPr>
      <w:r w:rsidRPr="00DC1683">
        <w:t>Изчерпване (търсене) в широчина</w:t>
      </w:r>
      <w:r w:rsidRPr="00DC1683">
        <w:rPr>
          <w:lang w:val="en-US"/>
        </w:rPr>
        <w:t xml:space="preserve"> (breadth-first search)</w:t>
      </w:r>
    </w:p>
    <w:p w14:paraId="6AA13341" w14:textId="314FEC29" w:rsidR="00DC1683" w:rsidRDefault="00DC1683" w:rsidP="00665B7C">
      <w:pPr>
        <w:ind w:firstLine="360"/>
      </w:pPr>
      <w:r>
        <w:t xml:space="preserve">За да стане общият алгоритъм за неинформирано търсене в граф по-горе алгоритъм за търсене в дълбочина, единствено </w:t>
      </w:r>
      <w:r w:rsidRPr="00D00EA2">
        <w:rPr>
          <w:rStyle w:val="Emphasis"/>
          <w:lang w:val="en-US"/>
        </w:rPr>
        <w:t>fringe</w:t>
      </w:r>
      <w:r>
        <w:rPr>
          <w:lang w:val="en-US"/>
        </w:rPr>
        <w:t xml:space="preserve"> </w:t>
      </w:r>
      <w:r>
        <w:t>го правим на опашка.</w:t>
      </w:r>
    </w:p>
    <w:p w14:paraId="0C8F34B3" w14:textId="27D3CEFD" w:rsidR="00DC1683" w:rsidRDefault="00DC1683" w:rsidP="00DC1683">
      <w:pPr>
        <w:pStyle w:val="ListParagraph"/>
        <w:numPr>
          <w:ilvl w:val="0"/>
          <w:numId w:val="52"/>
        </w:numPr>
      </w:pPr>
      <w:r>
        <w:t xml:space="preserve">Пълнота – ДА. </w:t>
      </w:r>
      <w:bookmarkStart w:id="2" w:name="_Hlk172992826"/>
      <w:r>
        <w:t xml:space="preserve">Всъщност е пълен само когато </w:t>
      </w:r>
      <w:r w:rsidRPr="00DC1683">
        <w:rPr>
          <w:rStyle w:val="Strong"/>
        </w:rPr>
        <w:t>b</w:t>
      </w:r>
      <w:r>
        <w:rPr>
          <w:lang w:val="en-US"/>
        </w:rPr>
        <w:t xml:space="preserve"> </w:t>
      </w:r>
      <w:r>
        <w:t xml:space="preserve">&lt; </w:t>
      </w:r>
      <w:r w:rsidRPr="00DC1683">
        <w:t>∞</w:t>
      </w:r>
      <w:r>
        <w:t>, но го считаме за пълен.</w:t>
      </w:r>
    </w:p>
    <w:bookmarkEnd w:id="2"/>
    <w:p w14:paraId="5EE02143" w14:textId="1A4758C9" w:rsidR="00051DE3" w:rsidRDefault="00DC1683" w:rsidP="00051DE3">
      <w:pPr>
        <w:pStyle w:val="ListParagraph"/>
        <w:numPr>
          <w:ilvl w:val="0"/>
          <w:numId w:val="52"/>
        </w:numPr>
      </w:pPr>
      <w:r>
        <w:t>Оптималност – ДА.</w:t>
      </w:r>
    </w:p>
    <w:p w14:paraId="18B626DA" w14:textId="5B5BECE9" w:rsidR="00DC1683" w:rsidRPr="00A01B95" w:rsidRDefault="00DC1683" w:rsidP="00DC1683">
      <w:pPr>
        <w:pStyle w:val="ListParagraph"/>
        <w:numPr>
          <w:ilvl w:val="0"/>
          <w:numId w:val="52"/>
        </w:numPr>
      </w:pPr>
      <w:r>
        <w:t xml:space="preserve">Сложност – </w:t>
      </w:r>
      <w:r w:rsidRPr="00DC1683">
        <w:rPr>
          <w:color w:val="FF0000"/>
        </w:rPr>
        <w:t>да допиша</w:t>
      </w:r>
    </w:p>
    <w:p w14:paraId="1F44E149" w14:textId="450418B1" w:rsidR="00A01B95" w:rsidRPr="00A01B95" w:rsidRDefault="00A01B95" w:rsidP="00A01B95">
      <w:pPr>
        <w:ind w:left="360"/>
        <w:rPr>
          <w:lang w:val="en-US"/>
        </w:rPr>
      </w:pPr>
      <w:r>
        <w:t xml:space="preserve">Всъщност </w:t>
      </w:r>
      <w:r>
        <w:rPr>
          <w:lang w:val="en-US"/>
        </w:rPr>
        <w:t xml:space="preserve">BFS e </w:t>
      </w:r>
      <w:r>
        <w:t xml:space="preserve">частен случай на следващия алгоритъм – </w:t>
      </w:r>
      <w:r>
        <w:rPr>
          <w:lang w:val="en-US"/>
        </w:rPr>
        <w:t>uniform-cost search.</w:t>
      </w:r>
    </w:p>
    <w:p w14:paraId="43BCAFE2" w14:textId="608490E3" w:rsidR="00DC1683" w:rsidRDefault="00DC1683" w:rsidP="00DC1683">
      <w:pPr>
        <w:pStyle w:val="Heading3"/>
      </w:pPr>
      <w:r>
        <w:t>Търсене с равномерна цена на пътя (</w:t>
      </w:r>
      <w:r w:rsidRPr="00DC1683">
        <w:rPr>
          <w:lang w:val="en-US"/>
        </w:rPr>
        <w:t>uniform-cost search</w:t>
      </w:r>
      <w:r>
        <w:t>)</w:t>
      </w:r>
    </w:p>
    <w:p w14:paraId="4B1E4B49" w14:textId="20A4EE45" w:rsidR="00DC1683" w:rsidRDefault="00BD71B3" w:rsidP="00B028C2">
      <w:pPr>
        <w:ind w:firstLine="720"/>
        <w:rPr>
          <w:lang w:val="en-US"/>
        </w:rPr>
      </w:pPr>
      <w:r>
        <w:t xml:space="preserve">Тук вече графът на състоянията е тегловен, всяко ребро си има цена </w:t>
      </w:r>
      <w:r w:rsidRPr="00BD71B3">
        <w:rPr>
          <w:rStyle w:val="Emphasis"/>
        </w:rPr>
        <w:t xml:space="preserve">c </w:t>
      </w:r>
      <w:r w:rsidR="008D3CC6" w:rsidRPr="008D3CC6">
        <w:rPr>
          <w:rStyle w:val="Emphasis"/>
        </w:rPr>
        <w:t>≥</w:t>
      </w:r>
      <w:r w:rsidR="008D3CC6">
        <w:rPr>
          <w:rStyle w:val="Emphasis"/>
        </w:rPr>
        <w:t xml:space="preserve"> </w:t>
      </w:r>
      <w:r w:rsidR="008D3CC6" w:rsidRPr="008D3CC6">
        <w:rPr>
          <w:rStyle w:val="Emphasis"/>
        </w:rPr>
        <w:t>ε</w:t>
      </w:r>
      <w:r w:rsidR="008D3CC6">
        <w:rPr>
          <w:rStyle w:val="Emphasis"/>
        </w:rPr>
        <w:t xml:space="preserve"> </w:t>
      </w:r>
      <w:r w:rsidRPr="00BD71B3">
        <w:rPr>
          <w:rStyle w:val="Emphasis"/>
        </w:rPr>
        <w:t xml:space="preserve">&gt; </w:t>
      </w:r>
      <w:r>
        <w:rPr>
          <w:rStyle w:val="Emphasis"/>
        </w:rPr>
        <w:t>0</w:t>
      </w:r>
      <w:r>
        <w:rPr>
          <w:lang w:val="en-US"/>
        </w:rPr>
        <w:t>,</w:t>
      </w:r>
      <w:r>
        <w:t xml:space="preserve"> където</w:t>
      </w:r>
      <w:r>
        <w:rPr>
          <w:lang w:val="en-US"/>
        </w:rPr>
        <w:t xml:space="preserve"> </w:t>
      </w:r>
      <w:r w:rsidR="008D3CC6" w:rsidRPr="008D3CC6">
        <w:rPr>
          <w:rStyle w:val="Emphasis"/>
        </w:rPr>
        <w:t>ε</w:t>
      </w:r>
      <w:r>
        <w:rPr>
          <w:lang w:val="en-US"/>
        </w:rPr>
        <w:t xml:space="preserve"> </w:t>
      </w:r>
      <w:r>
        <w:t xml:space="preserve">е фиксирано число. Това всъщност е точно алгоритъмът на </w:t>
      </w:r>
      <w:r>
        <w:rPr>
          <w:lang w:val="en-US"/>
        </w:rPr>
        <w:t>Dijkstra</w:t>
      </w:r>
      <w:r>
        <w:t xml:space="preserve"> за намиране на най-кратък път м</w:t>
      </w:r>
      <w:r w:rsidR="00B028C2">
        <w:t>ежд</w:t>
      </w:r>
      <w:r>
        <w:t xml:space="preserve">у два върха в (ориентиран) тегловен граф, просто в областта </w:t>
      </w:r>
      <w:r w:rsidR="00B028C2">
        <w:t xml:space="preserve">на </w:t>
      </w:r>
      <w:r>
        <w:t xml:space="preserve">ИИ е прието да се казва </w:t>
      </w:r>
      <w:r>
        <w:rPr>
          <w:lang w:val="en-US"/>
        </w:rPr>
        <w:t>uniform-cost search</w:t>
      </w:r>
      <w:r>
        <w:t>.</w:t>
      </w:r>
      <w:r>
        <w:rPr>
          <w:lang w:val="en-US"/>
        </w:rPr>
        <w:t xml:space="preserve"> </w:t>
      </w:r>
      <w:r>
        <w:t xml:space="preserve">Името </w:t>
      </w:r>
      <w:r>
        <w:rPr>
          <w:lang w:val="en-US"/>
        </w:rPr>
        <w:t xml:space="preserve">uniform-cost </w:t>
      </w:r>
      <w:r>
        <w:t xml:space="preserve">идва от това, че фронтът </w:t>
      </w:r>
      <w:r w:rsidR="00791994">
        <w:t xml:space="preserve">се състои от тези върхове, които имат горе-долу еднаква цена на пътя от корена (докато фронтът на </w:t>
      </w:r>
      <w:r w:rsidR="00791994">
        <w:rPr>
          <w:lang w:val="en-US"/>
        </w:rPr>
        <w:t xml:space="preserve">BFS </w:t>
      </w:r>
      <w:r w:rsidR="00791994">
        <w:t>е от върховете на еднаква дълбочина</w:t>
      </w:r>
      <w:r w:rsidR="00B028C2">
        <w:t xml:space="preserve"> от корена</w:t>
      </w:r>
      <w:r w:rsidR="00791994">
        <w:t>).</w:t>
      </w:r>
      <w:r w:rsidR="00B028C2">
        <w:t xml:space="preserve"> </w:t>
      </w:r>
      <w:r w:rsidR="00B028C2">
        <w:rPr>
          <w:lang w:val="en-US"/>
        </w:rPr>
        <w:t xml:space="preserve">fringe </w:t>
      </w:r>
      <w:r w:rsidR="00B028C2">
        <w:t>е приоритетна опашка подредена по нарастващ ред на дължините на пътищата.</w:t>
      </w:r>
    </w:p>
    <w:p w14:paraId="5B6B64E7" w14:textId="56AA7970" w:rsidR="00B028C2" w:rsidRPr="00B028C2" w:rsidRDefault="00B028C2" w:rsidP="00B028C2">
      <w:pPr>
        <w:ind w:firstLine="720"/>
      </w:pPr>
      <w:r>
        <w:rPr>
          <w:lang w:val="en-US"/>
        </w:rPr>
        <w:t xml:space="preserve">Uniform-cost search </w:t>
      </w:r>
      <w:r>
        <w:t>може да се имплементира по следния начин, като</w:t>
      </w:r>
      <w:r>
        <w:rPr>
          <w:lang w:val="en-US"/>
        </w:rPr>
        <w:t xml:space="preserve"> </w:t>
      </w:r>
      <w:r>
        <w:t xml:space="preserve">извикаме </w:t>
      </w:r>
      <w:r w:rsidRPr="00B028C2">
        <w:rPr>
          <w:rStyle w:val="Emphasis"/>
          <w:lang w:val="en-US"/>
        </w:rPr>
        <w:t>Best-First-Search</w:t>
      </w:r>
      <w:r>
        <w:rPr>
          <w:lang w:val="en-US"/>
        </w:rPr>
        <w:t xml:space="preserve"> </w:t>
      </w:r>
      <w:r>
        <w:t xml:space="preserve">с параметър </w:t>
      </w:r>
      <w:r w:rsidRPr="00B028C2">
        <w:rPr>
          <w:rStyle w:val="Emphasis"/>
        </w:rPr>
        <w:t>f</w:t>
      </w:r>
      <w:r>
        <w:rPr>
          <w:lang w:val="en-US"/>
        </w:rPr>
        <w:t xml:space="preserve"> –</w:t>
      </w:r>
      <w:r>
        <w:t xml:space="preserve"> дължината на пътя. За повече инфо виж книгата на курса.</w:t>
      </w:r>
    </w:p>
    <w:p w14:paraId="36A07D02" w14:textId="72DEC749" w:rsidR="00B028C2" w:rsidRDefault="00B028C2" w:rsidP="00B028C2">
      <w:r w:rsidRPr="00B028C2">
        <w:rPr>
          <w:noProof/>
        </w:rPr>
        <w:drawing>
          <wp:inline distT="0" distB="0" distL="0" distR="0" wp14:anchorId="67902AC9" wp14:editId="17030770">
            <wp:extent cx="4026877" cy="1808499"/>
            <wp:effectExtent l="19050" t="19050" r="12065" b="20320"/>
            <wp:docPr id="187487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75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5" cy="1812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1A079" w14:textId="5C97CA9A" w:rsidR="00E06D07" w:rsidRDefault="00E06D07" w:rsidP="00E06D07">
      <w:pPr>
        <w:pStyle w:val="ListParagraph"/>
        <w:numPr>
          <w:ilvl w:val="0"/>
          <w:numId w:val="53"/>
        </w:numPr>
      </w:pPr>
      <w:r>
        <w:t>Пълнота – ДА.</w:t>
      </w:r>
      <w:r w:rsidR="008B2D40">
        <w:rPr>
          <w:lang w:val="en-US"/>
        </w:rPr>
        <w:t xml:space="preserve"> </w:t>
      </w:r>
      <w:r w:rsidR="008B2D40">
        <w:t>Ако</w:t>
      </w:r>
      <w:r w:rsidR="008B2D40" w:rsidRPr="008B2D40">
        <w:t xml:space="preserve"> </w:t>
      </w:r>
      <w:r w:rsidR="008B2D40" w:rsidRPr="008B2D40">
        <w:rPr>
          <w:rStyle w:val="Strong"/>
        </w:rPr>
        <w:t>b</w:t>
      </w:r>
      <w:r w:rsidR="008B2D40" w:rsidRPr="008B2D40">
        <w:t xml:space="preserve"> &lt; ∞,</w:t>
      </w:r>
      <w:r w:rsidR="008B2D40">
        <w:t xml:space="preserve"> и всички тегла са </w:t>
      </w:r>
      <w:r w:rsidR="008D3CC6" w:rsidRPr="008D3CC6">
        <w:rPr>
          <w:rStyle w:val="Emphasis"/>
        </w:rPr>
        <w:t>≥</w:t>
      </w:r>
      <w:r w:rsidR="008D3CC6" w:rsidRPr="008D3CC6">
        <w:t xml:space="preserve"> </w:t>
      </w:r>
      <w:r w:rsidR="008D3CC6" w:rsidRPr="008D3CC6">
        <w:rPr>
          <w:rStyle w:val="Emphasis"/>
        </w:rPr>
        <w:t>ε</w:t>
      </w:r>
      <w:r w:rsidR="008B2D40" w:rsidRPr="008B2D40">
        <w:rPr>
          <w:rStyle w:val="Emphasis"/>
        </w:rPr>
        <w:t xml:space="preserve"> &gt; 0</w:t>
      </w:r>
      <w:r w:rsidR="008B2D40">
        <w:t xml:space="preserve">, </w:t>
      </w:r>
      <w:r w:rsidR="008D3CC6" w:rsidRPr="008D3CC6">
        <w:rPr>
          <w:rStyle w:val="Emphasis"/>
        </w:rPr>
        <w:t>ε</w:t>
      </w:r>
      <w:r w:rsidR="008B2D40">
        <w:t xml:space="preserve"> – фиксирано.</w:t>
      </w:r>
    </w:p>
    <w:p w14:paraId="36F006A1" w14:textId="20390AAA" w:rsidR="00E06D07" w:rsidRDefault="00E06D07" w:rsidP="00E06D07">
      <w:pPr>
        <w:pStyle w:val="ListParagraph"/>
        <w:numPr>
          <w:ilvl w:val="0"/>
          <w:numId w:val="53"/>
        </w:numPr>
      </w:pPr>
      <w:r>
        <w:t>Оптималност – ДА.</w:t>
      </w:r>
    </w:p>
    <w:p w14:paraId="05481A62" w14:textId="15C12522" w:rsidR="00E06D07" w:rsidRPr="00024322" w:rsidRDefault="00E06D07" w:rsidP="00E06D07">
      <w:pPr>
        <w:pStyle w:val="ListParagraph"/>
        <w:numPr>
          <w:ilvl w:val="0"/>
          <w:numId w:val="53"/>
        </w:numPr>
      </w:pPr>
      <w:r>
        <w:t xml:space="preserve">Сложност – </w:t>
      </w:r>
      <w:r w:rsidRPr="00E06D07">
        <w:rPr>
          <w:color w:val="FF0000"/>
        </w:rPr>
        <w:t>да допиша</w:t>
      </w:r>
    </w:p>
    <w:p w14:paraId="29822D7C" w14:textId="33D19C3A" w:rsidR="00024322" w:rsidRDefault="00024322" w:rsidP="00024322">
      <w:pPr>
        <w:pStyle w:val="Heading3"/>
      </w:pPr>
      <w:r>
        <w:lastRenderedPageBreak/>
        <w:t>Обобщени резултати за алгоритмите за неинформирано търсене</w:t>
      </w:r>
    </w:p>
    <w:p w14:paraId="5B933E7B" w14:textId="10A4329B" w:rsidR="00665B7C" w:rsidRPr="00A87807" w:rsidRDefault="00A87807" w:rsidP="00665B7C">
      <w:pPr>
        <w:rPr>
          <w:lang w:val="en-US"/>
        </w:rPr>
      </w:pPr>
      <w:r w:rsidRPr="00A87807">
        <w:rPr>
          <w:noProof/>
          <w:lang w:val="en-US"/>
        </w:rPr>
        <w:drawing>
          <wp:inline distT="0" distB="0" distL="0" distR="0" wp14:anchorId="063611CB" wp14:editId="3A315F5D">
            <wp:extent cx="6400800" cy="2756535"/>
            <wp:effectExtent l="19050" t="19050" r="19050" b="24765"/>
            <wp:docPr id="201099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93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B2457" w14:textId="77777777" w:rsidR="008D3CC6" w:rsidRPr="008D3CC6" w:rsidRDefault="008D3CC6" w:rsidP="008D3CC6">
      <w:pPr>
        <w:rPr>
          <w:rStyle w:val="Strong"/>
        </w:rPr>
      </w:pPr>
      <w:r w:rsidRPr="008D3CC6">
        <w:rPr>
          <w:rStyle w:val="Strong"/>
        </w:rPr>
        <w:t>Означения:</w:t>
      </w:r>
    </w:p>
    <w:p w14:paraId="7337C57B" w14:textId="77777777" w:rsidR="008D3CC6" w:rsidRDefault="008D3CC6" w:rsidP="008D3CC6">
      <w:pPr>
        <w:pStyle w:val="ListParagraph"/>
        <w:numPr>
          <w:ilvl w:val="0"/>
          <w:numId w:val="54"/>
        </w:numPr>
      </w:pPr>
      <w:r w:rsidRPr="008D3CC6">
        <w:rPr>
          <w:rStyle w:val="Strong"/>
        </w:rPr>
        <w:t>b</w:t>
      </w:r>
      <w:r>
        <w:t xml:space="preserve"> – коефициент на разклонение на ГС</w:t>
      </w:r>
    </w:p>
    <w:p w14:paraId="645123F1" w14:textId="77777777" w:rsidR="008D3CC6" w:rsidRDefault="008D3CC6" w:rsidP="008D3CC6">
      <w:pPr>
        <w:pStyle w:val="ListParagraph"/>
        <w:numPr>
          <w:ilvl w:val="0"/>
          <w:numId w:val="54"/>
        </w:numPr>
      </w:pPr>
      <w:r w:rsidRPr="008D3CC6">
        <w:rPr>
          <w:rStyle w:val="Strong"/>
        </w:rPr>
        <w:t>d</w:t>
      </w:r>
      <w:r>
        <w:t xml:space="preserve"> – дълбочина на най-плитката цел</w:t>
      </w:r>
    </w:p>
    <w:p w14:paraId="64EBC069" w14:textId="77777777" w:rsidR="008D3CC6" w:rsidRDefault="008D3CC6" w:rsidP="008D3CC6">
      <w:pPr>
        <w:pStyle w:val="ListParagraph"/>
        <w:numPr>
          <w:ilvl w:val="0"/>
          <w:numId w:val="54"/>
        </w:numPr>
      </w:pPr>
      <w:r w:rsidRPr="008D3CC6">
        <w:rPr>
          <w:rStyle w:val="Strong"/>
        </w:rPr>
        <w:t>m</w:t>
      </w:r>
      <w:r>
        <w:t xml:space="preserve"> – максимална дълбочина на ГС (може да бъде ∞)</w:t>
      </w:r>
    </w:p>
    <w:p w14:paraId="583D057F" w14:textId="77777777" w:rsidR="008D3CC6" w:rsidRDefault="008D3CC6" w:rsidP="008D3CC6">
      <w:pPr>
        <w:pStyle w:val="ListParagraph"/>
        <w:numPr>
          <w:ilvl w:val="0"/>
          <w:numId w:val="54"/>
        </w:numPr>
      </w:pPr>
      <w:r w:rsidRPr="008D3CC6">
        <w:rPr>
          <w:rStyle w:val="Strong"/>
        </w:rPr>
        <w:t>l</w:t>
      </w:r>
      <w:r>
        <w:t xml:space="preserve"> – максимална дълбочина на изследване</w:t>
      </w:r>
    </w:p>
    <w:p w14:paraId="5DDEB5A0" w14:textId="3F747113" w:rsidR="00E06D07" w:rsidRDefault="008D3CC6" w:rsidP="008D3CC6">
      <w:pPr>
        <w:pStyle w:val="ListParagraph"/>
        <w:numPr>
          <w:ilvl w:val="0"/>
          <w:numId w:val="54"/>
        </w:numPr>
      </w:pPr>
      <w:r w:rsidRPr="008D3CC6">
        <w:rPr>
          <w:rStyle w:val="Strong"/>
        </w:rPr>
        <w:t>C*</w:t>
      </w:r>
      <w:r>
        <w:t xml:space="preserve"> – цена на оптималния път (предполага се, че всички стъпки имат цена </w:t>
      </w:r>
      <w:r w:rsidRPr="0056402E">
        <w:rPr>
          <w:rStyle w:val="Emphasis"/>
        </w:rPr>
        <w:t xml:space="preserve">≥ </w:t>
      </w:r>
      <w:bookmarkStart w:id="3" w:name="_Hlk172993737"/>
      <w:r w:rsidRPr="0056402E">
        <w:rPr>
          <w:rStyle w:val="Emphasis"/>
        </w:rPr>
        <w:t>ε</w:t>
      </w:r>
      <w:bookmarkEnd w:id="3"/>
      <w:r w:rsidRPr="0056402E">
        <w:rPr>
          <w:rStyle w:val="Emphasis"/>
        </w:rPr>
        <w:t>, ε</w:t>
      </w:r>
      <w:r w:rsidR="00916155">
        <w:rPr>
          <w:rStyle w:val="Emphasis"/>
        </w:rPr>
        <w:t xml:space="preserve"> </w:t>
      </w:r>
      <w:r w:rsidRPr="0056402E">
        <w:rPr>
          <w:rStyle w:val="Emphasis"/>
        </w:rPr>
        <w:t>&gt;</w:t>
      </w:r>
      <w:r w:rsidR="00916155">
        <w:rPr>
          <w:rStyle w:val="Emphasis"/>
        </w:rPr>
        <w:t xml:space="preserve"> </w:t>
      </w:r>
      <w:r w:rsidRPr="0056402E">
        <w:rPr>
          <w:rStyle w:val="Emphasis"/>
        </w:rPr>
        <w:t>0</w:t>
      </w:r>
      <w:r>
        <w:t>)</w:t>
      </w:r>
    </w:p>
    <w:p w14:paraId="6BB16EAC" w14:textId="77777777" w:rsidR="00B45C97" w:rsidRDefault="00B45C97" w:rsidP="00B45C97"/>
    <w:p w14:paraId="0FFBD018" w14:textId="7C44F5A3" w:rsidR="00B45C97" w:rsidRDefault="008A4BB7" w:rsidP="00B45C97">
      <w:pPr>
        <w:pStyle w:val="Heading2"/>
        <w:rPr>
          <w:lang w:val="en-US"/>
        </w:rPr>
      </w:pPr>
      <w:r>
        <w:t>Методи за евристично (информирано) търсене на път до определена цел</w:t>
      </w:r>
    </w:p>
    <w:p w14:paraId="5E0B6D79" w14:textId="0D7EECA6" w:rsidR="0066168E" w:rsidRPr="0066168E" w:rsidRDefault="0066168E" w:rsidP="0066168E">
      <w:r w:rsidRPr="0066168E">
        <w:rPr>
          <w:rStyle w:val="Strong"/>
        </w:rPr>
        <w:t>Обща характеристика</w:t>
      </w:r>
      <w:r>
        <w:t xml:space="preserve"> - реализират пълно изчерпване по гъвкава стратегия или търсене с отсичане на част от графа на състоянията. Приложими са при наличие на специфична информация за предметната област, позволяваща да се конструира оценяваща функция (наречена евристика), която връща числова оценка в предварително определен интервал. Тази оценка може да служи например за </w:t>
      </w:r>
      <w:r w:rsidR="00434C63">
        <w:t xml:space="preserve">приблизителна </w:t>
      </w:r>
      <w:r>
        <w:t>мярка на близостта на оценяваното състояние до целта или на необходимия ресурс за достигане от оценяваното състояние до целта.</w:t>
      </w:r>
      <w:r>
        <w:cr/>
      </w:r>
    </w:p>
    <w:p w14:paraId="27AD2CF5" w14:textId="40AF93F4" w:rsidR="0066168E" w:rsidRPr="0066168E" w:rsidRDefault="0066168E" w:rsidP="0066168E">
      <w:pPr>
        <w:pStyle w:val="Heading3"/>
      </w:pPr>
      <w:r>
        <w:t>Евристика</w:t>
      </w:r>
    </w:p>
    <w:p w14:paraId="00890B26" w14:textId="77777777" w:rsidR="000020E7" w:rsidRDefault="008A4BB7" w:rsidP="008A4BB7">
      <w:r w:rsidRPr="000020E7">
        <w:rPr>
          <w:rStyle w:val="Strong"/>
        </w:rPr>
        <w:t>Евристична функция (евристика) (</w:t>
      </w:r>
      <w:r w:rsidRPr="000020E7">
        <w:rPr>
          <w:rStyle w:val="Strong"/>
          <w:lang w:val="en-US"/>
        </w:rPr>
        <w:t>heuristic function</w:t>
      </w:r>
      <w:r w:rsidRPr="000020E7">
        <w:rPr>
          <w:rStyle w:val="Strong"/>
        </w:rPr>
        <w:t>)</w:t>
      </w:r>
      <w:r>
        <w:t xml:space="preserve"> – приема състояние (връх от графа) и ни връща приблизителната цена на пътя от това състояние до целевото състояние. Обикновено бележим с </w:t>
      </w:r>
      <w:r w:rsidRPr="000020E7">
        <w:rPr>
          <w:rStyle w:val="Emphasis"/>
        </w:rPr>
        <w:t>h(n)</w:t>
      </w:r>
      <w:r>
        <w:rPr>
          <w:lang w:val="en-US"/>
        </w:rPr>
        <w:t>.</w:t>
      </w:r>
    </w:p>
    <w:p w14:paraId="4BD1D1A7" w14:textId="71F00740" w:rsidR="008A4BB7" w:rsidRDefault="008A4BB7" w:rsidP="000020E7">
      <w:pPr>
        <w:ind w:firstLine="720"/>
      </w:pPr>
      <w:r>
        <w:t>Например, ако имаме карта на градове и пътищата между тях, евристична функция, която връща разстоянието по права линия между текущия и целевия град, обикновено е нелош метод за приблизителното оценяване на пътя между двата града.</w:t>
      </w:r>
      <w:r w:rsidR="000020E7">
        <w:t xml:space="preserve"> Общо взето, колкото по-близко е една евристики до реалната дължина на пътя, толкова по-добре ни вървят алгоритмите, т.е. дават по-близко до оптималното решение и са по-бързи като разглеждат само състояния, които са на пътя до целта. В екстремалния случай, когато евристиката съвпада с </w:t>
      </w:r>
      <w:r w:rsidR="000020E7">
        <w:lastRenderedPageBreak/>
        <w:t>реалното разстояние до целта, буквално ще „вървим“ единствено по оптималния път директно до целта.</w:t>
      </w:r>
    </w:p>
    <w:p w14:paraId="5ED01DD0" w14:textId="43FBAC25" w:rsidR="0066168E" w:rsidRPr="0066168E" w:rsidRDefault="0066168E" w:rsidP="0066168E">
      <w:pPr>
        <w:ind w:firstLine="720"/>
        <w:rPr>
          <w:lang w:val="en-US"/>
        </w:rPr>
      </w:pPr>
      <w:r w:rsidRPr="0066168E">
        <w:rPr>
          <w:rStyle w:val="Emphasis"/>
        </w:rPr>
        <w:t>h(n)</w:t>
      </w:r>
      <w:r>
        <w:rPr>
          <w:lang w:val="en-US"/>
        </w:rPr>
        <w:t xml:space="preserve"> </w:t>
      </w:r>
      <w:r>
        <w:t xml:space="preserve">връща стойности в някакъв предварително определен интервал </w:t>
      </w:r>
      <w:r w:rsidRPr="0066168E">
        <w:rPr>
          <w:rStyle w:val="Emphasis"/>
        </w:rPr>
        <w:t>[a, b]</w:t>
      </w:r>
      <w:r>
        <w:t xml:space="preserve"> от числа, като </w:t>
      </w:r>
      <w:r w:rsidRPr="0066168E">
        <w:rPr>
          <w:rStyle w:val="Emphasis"/>
        </w:rPr>
        <w:t>h(</w:t>
      </w:r>
      <w:r w:rsidRPr="0066168E">
        <w:rPr>
          <w:rStyle w:val="Emphasis"/>
          <w:lang w:val="en-US"/>
        </w:rPr>
        <w:t>goal</w:t>
      </w:r>
      <w:r w:rsidRPr="0066168E">
        <w:rPr>
          <w:rStyle w:val="Emphasis"/>
        </w:rPr>
        <w:t>) = a</w:t>
      </w:r>
      <w:r>
        <w:rPr>
          <w:lang w:val="en-US"/>
        </w:rPr>
        <w:t xml:space="preserve"> (</w:t>
      </w:r>
      <w:r>
        <w:t xml:space="preserve">или по-често </w:t>
      </w:r>
      <w:r w:rsidRPr="0066168E">
        <w:rPr>
          <w:rStyle w:val="Emphasis"/>
        </w:rPr>
        <w:t>a = 0</w:t>
      </w:r>
      <w:r>
        <w:t xml:space="preserve"> и </w:t>
      </w:r>
      <w:r w:rsidRPr="0066168E">
        <w:rPr>
          <w:rStyle w:val="Emphasis"/>
        </w:rPr>
        <w:t>h(</w:t>
      </w:r>
      <w:r w:rsidRPr="0066168E">
        <w:rPr>
          <w:rStyle w:val="Emphasis"/>
          <w:lang w:val="en-US"/>
        </w:rPr>
        <w:t>goal</w:t>
      </w:r>
      <w:r w:rsidRPr="0066168E">
        <w:rPr>
          <w:rStyle w:val="Emphasis"/>
        </w:rPr>
        <w:t>) = 0</w:t>
      </w:r>
      <w:r>
        <w:rPr>
          <w:lang w:val="en-US"/>
        </w:rPr>
        <w:t>)</w:t>
      </w:r>
    </w:p>
    <w:p w14:paraId="2D30126A" w14:textId="7DF7BE30" w:rsidR="000020E7" w:rsidRPr="00D074BC" w:rsidDel="00073BB4" w:rsidRDefault="000020E7" w:rsidP="000020E7">
      <w:pPr>
        <w:rPr>
          <w:del w:id="4" w:author="Michael Zarkov" w:date="2024-07-28T10:45:00Z" w16du:dateUtc="2024-07-28T07:45:00Z"/>
          <w:rStyle w:val="Emphasis"/>
          <w:lang w:val="en-US"/>
        </w:rPr>
      </w:pPr>
      <w:r w:rsidRPr="00E76187">
        <w:rPr>
          <w:rStyle w:val="Strong"/>
        </w:rPr>
        <w:t xml:space="preserve">Приемлива (оптимистична, </w:t>
      </w:r>
      <w:r w:rsidRPr="00E76187">
        <w:rPr>
          <w:rStyle w:val="Strong"/>
          <w:lang w:val="en-US"/>
        </w:rPr>
        <w:t>admissible</w:t>
      </w:r>
      <w:r w:rsidRPr="00E76187">
        <w:rPr>
          <w:rStyle w:val="Strong"/>
        </w:rPr>
        <w:t>) евристика</w:t>
      </w:r>
      <w:r>
        <w:t xml:space="preserve"> – такава, която никога не на</w:t>
      </w:r>
      <w:r w:rsidR="00B27E58">
        <w:t>дценява цената на пътя до целта</w:t>
      </w:r>
      <w:del w:id="5" w:author="Michael Zarkov" w:date="2024-07-28T10:58:00Z" w16du:dateUtc="2024-07-28T07:58:00Z">
        <w:r w:rsidR="00B27E58" w:rsidDel="00073BB4">
          <w:delText>.</w:delText>
        </w:r>
      </w:del>
      <w:r w:rsidR="00B27E58">
        <w:t xml:space="preserve"> </w:t>
      </w:r>
      <w:r w:rsidR="00B27E58" w:rsidRPr="00D074BC">
        <w:rPr>
          <w:rStyle w:val="Emphasis"/>
          <w:lang w:val="en-US"/>
        </w:rPr>
        <w:t>h(node</w:t>
      </w:r>
      <w:ins w:id="6" w:author="Michael Zarkov" w:date="2024-07-28T10:45:00Z" w16du:dateUtc="2024-07-28T07:45:00Z">
        <w:r w:rsidR="006A0ED0" w:rsidRPr="00D074BC">
          <w:rPr>
            <w:rStyle w:val="Emphasis"/>
            <w:lang w:val="en-US"/>
          </w:rPr>
          <w:t>)</w:t>
        </w:r>
      </w:ins>
      <w:r w:rsidR="00DC2B51" w:rsidRPr="00D074BC">
        <w:rPr>
          <w:rStyle w:val="Emphasis"/>
          <w:lang w:val="en-US"/>
        </w:rPr>
        <w:t xml:space="preserve"> </w:t>
      </w:r>
      <w:del w:id="7" w:author="Michael Zarkov" w:date="2024-07-28T10:45:00Z" w16du:dateUtc="2024-07-28T07:45:00Z">
        <w:r w:rsidR="00B27E58" w:rsidRPr="00D074BC" w:rsidDel="006A0ED0">
          <w:rPr>
            <w:rStyle w:val="Emphasis"/>
            <w:lang w:val="en-US"/>
          </w:rPr>
          <w:delText>)</w:delText>
        </w:r>
      </w:del>
    </w:p>
    <w:p w14:paraId="6B64A62B" w14:textId="271CEFBB" w:rsidR="00B27E58" w:rsidRDefault="00B27E58" w:rsidP="000020E7">
      <w:pPr>
        <w:rPr>
          <w:lang w:val="en-US"/>
        </w:rPr>
      </w:pPr>
      <w:del w:id="8" w:author="Michael Zarkov" w:date="2024-07-28T10:45:00Z" w16du:dateUtc="2024-07-28T07:45:00Z">
        <w:r w:rsidRPr="00D074BC" w:rsidDel="006A0ED0">
          <w:rPr>
            <w:rStyle w:val="Emphasis"/>
            <w:lang w:val="en-US"/>
          </w:rPr>
          <w:delText>sf</w:delText>
        </w:r>
      </w:del>
      <w:r w:rsidR="00DC2B51" w:rsidRPr="00D074BC">
        <w:rPr>
          <w:rStyle w:val="Emphasis"/>
          <w:lang w:val="en-US"/>
        </w:rPr>
        <w:t>≤ actual</w:t>
      </w:r>
      <w:r w:rsidR="00C0165B">
        <w:rPr>
          <w:rStyle w:val="Emphasis"/>
        </w:rPr>
        <w:t>-</w:t>
      </w:r>
      <w:r w:rsidR="00DC2B51" w:rsidRPr="00D074BC">
        <w:rPr>
          <w:rStyle w:val="Emphasis"/>
          <w:lang w:val="en-US"/>
        </w:rPr>
        <w:t>cost</w:t>
      </w:r>
      <w:r w:rsidR="00DC2B51">
        <w:rPr>
          <w:lang w:val="en-US"/>
        </w:rPr>
        <w:t>.</w:t>
      </w:r>
      <w:del w:id="9" w:author="Michael Zarkov" w:date="2024-07-28T10:45:00Z" w16du:dateUtc="2024-07-28T07:45:00Z">
        <w:r w:rsidDel="006A0ED0">
          <w:rPr>
            <w:lang w:val="en-US"/>
          </w:rPr>
          <w:delText>sf</w:delText>
        </w:r>
      </w:del>
    </w:p>
    <w:p w14:paraId="3DB8E812" w14:textId="70065AD8" w:rsidR="00C0165B" w:rsidRDefault="00FE4EDF" w:rsidP="000020E7">
      <w:pPr>
        <w:rPr>
          <w:lang w:val="en-US"/>
        </w:rPr>
      </w:pPr>
      <w:r w:rsidRPr="00FE4EDF">
        <w:rPr>
          <w:rStyle w:val="Strong"/>
        </w:rPr>
        <w:t>Консистентна (</w:t>
      </w:r>
      <w:r w:rsidRPr="00FE4EDF">
        <w:rPr>
          <w:rStyle w:val="Strong"/>
          <w:lang w:val="en-US"/>
        </w:rPr>
        <w:t>consistent</w:t>
      </w:r>
      <w:r w:rsidRPr="00FE4EDF">
        <w:rPr>
          <w:rStyle w:val="Strong"/>
        </w:rPr>
        <w:t>) евристика</w:t>
      </w:r>
      <w:r>
        <w:rPr>
          <w:lang w:val="en-US"/>
        </w:rPr>
        <w:t xml:space="preserve"> – </w:t>
      </w:r>
      <w:r>
        <w:t xml:space="preserve">такава, за която е изпълнено </w:t>
      </w:r>
      <w:r w:rsidRPr="00FE4EDF">
        <w:rPr>
          <w:rStyle w:val="Emphasis"/>
        </w:rPr>
        <w:t>h(n) ≤ c(n, n’) + h(n’)</w:t>
      </w:r>
      <w:r>
        <w:rPr>
          <w:lang w:val="en-US"/>
        </w:rPr>
        <w:t xml:space="preserve">, </w:t>
      </w:r>
      <w:r>
        <w:t xml:space="preserve">където </w:t>
      </w:r>
      <w:r w:rsidRPr="00FE4EDF">
        <w:rPr>
          <w:rStyle w:val="Emphasis"/>
        </w:rPr>
        <w:t>n‘</w:t>
      </w:r>
      <w:r>
        <w:t xml:space="preserve"> е дете на </w:t>
      </w:r>
      <w:r w:rsidRPr="00FE4EDF">
        <w:rPr>
          <w:rStyle w:val="Emphasis"/>
        </w:rPr>
        <w:t>n</w:t>
      </w:r>
      <w:r>
        <w:t xml:space="preserve"> и </w:t>
      </w:r>
      <w:r w:rsidRPr="00FE4EDF">
        <w:rPr>
          <w:rStyle w:val="Emphasis"/>
        </w:rPr>
        <w:t>c(n, n’)</w:t>
      </w:r>
      <w:r>
        <w:rPr>
          <w:lang w:val="en-US"/>
        </w:rPr>
        <w:t xml:space="preserve"> </w:t>
      </w:r>
      <w:r>
        <w:t>е цената на реброто между тях. Това наподобява неравенството на триъгълника – евристичното разстояние между два върха винаги ще е по-малко от това първо да отидем до друг връх и след това да добавим евристичното разстояние. Консистентността е по-силно понятие от приемливостта. Ако една евристика е консистентна, то тя е и приемлива, но обратното не е вярно.</w:t>
      </w:r>
    </w:p>
    <w:p w14:paraId="7F134A1C" w14:textId="77777777" w:rsidR="00C0165B" w:rsidRPr="00C0165B" w:rsidRDefault="00C0165B" w:rsidP="000020E7">
      <w:pPr>
        <w:rPr>
          <w:lang w:val="en-US"/>
        </w:rPr>
      </w:pPr>
    </w:p>
    <w:p w14:paraId="4F97E391" w14:textId="7EF51ACA" w:rsidR="00C0165B" w:rsidRDefault="00C0165B" w:rsidP="00C0165B">
      <w:pPr>
        <w:pStyle w:val="Heading2"/>
        <w:rPr>
          <w:lang w:val="en-US"/>
        </w:rPr>
      </w:pPr>
      <w:r>
        <w:t>Конкретни алгоритми за информирано търсене</w:t>
      </w:r>
    </w:p>
    <w:p w14:paraId="7603B149" w14:textId="47B11020" w:rsidR="00C0165B" w:rsidRPr="00C0165B" w:rsidRDefault="00C0165B" w:rsidP="00C0165B">
      <w:pPr>
        <w:rPr>
          <w:lang w:val="en-US"/>
        </w:rPr>
      </w:pPr>
      <w:r>
        <w:t xml:space="preserve">Алгоритмите в тази секция са базирани на </w:t>
      </w:r>
      <w:r w:rsidRPr="00C0165B">
        <w:rPr>
          <w:rStyle w:val="Emphasis"/>
          <w:lang w:val="en-US"/>
        </w:rPr>
        <w:t>Best-First-Search</w:t>
      </w:r>
      <w:r>
        <w:rPr>
          <w:lang w:val="en-US"/>
        </w:rPr>
        <w:t xml:space="preserve">, </w:t>
      </w:r>
      <w:r>
        <w:t xml:space="preserve">просто с различни аргументи </w:t>
      </w:r>
      <w:r w:rsidRPr="00C0165B">
        <w:rPr>
          <w:rStyle w:val="Emphasis"/>
        </w:rPr>
        <w:t>f</w:t>
      </w:r>
      <w:r>
        <w:rPr>
          <w:lang w:val="en-US"/>
        </w:rPr>
        <w:t>.</w:t>
      </w:r>
    </w:p>
    <w:p w14:paraId="4CA748CA" w14:textId="3E284FF3" w:rsidR="00C0165B" w:rsidRPr="00C0165B" w:rsidRDefault="00C0165B" w:rsidP="00C016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D5CAD2" wp14:editId="28A0DC18">
            <wp:extent cx="4054475" cy="1835150"/>
            <wp:effectExtent l="0" t="0" r="3175" b="0"/>
            <wp:docPr id="39538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AB1C76" w14:textId="51BC210E" w:rsidR="00C0165B" w:rsidRDefault="00C0165B" w:rsidP="00C0165B">
      <w:pPr>
        <w:pStyle w:val="Heading3"/>
        <w:rPr>
          <w:lang w:val="en-US"/>
        </w:rPr>
      </w:pPr>
      <w:r>
        <w:t>Метод на най-доброто спускане (</w:t>
      </w:r>
      <w:r>
        <w:rPr>
          <w:lang w:val="en-US"/>
        </w:rPr>
        <w:t>greedy best-first search)</w:t>
      </w:r>
      <w:r>
        <w:rPr>
          <w:rStyle w:val="FootnoteReference"/>
          <w:lang w:val="en-US"/>
        </w:rPr>
        <w:footnoteReference w:id="5"/>
      </w:r>
    </w:p>
    <w:p w14:paraId="395C43BA" w14:textId="21C5DD35" w:rsidR="00C0165B" w:rsidRDefault="00C0165B" w:rsidP="00C0165B">
      <w:r>
        <w:t xml:space="preserve">Викаме </w:t>
      </w:r>
      <w:r w:rsidRPr="009C35AA">
        <w:rPr>
          <w:rStyle w:val="Emphasis"/>
          <w:lang w:val="en-US"/>
        </w:rPr>
        <w:t>Best-First-Search</w:t>
      </w:r>
      <w:r>
        <w:rPr>
          <w:lang w:val="en-US"/>
        </w:rPr>
        <w:t xml:space="preserve"> </w:t>
      </w:r>
      <w:r>
        <w:t xml:space="preserve">с </w:t>
      </w:r>
      <w:r w:rsidRPr="00C0165B">
        <w:rPr>
          <w:rStyle w:val="Emphasis"/>
        </w:rPr>
        <w:t>f(n) = h(n)</w:t>
      </w:r>
      <w:r>
        <w:rPr>
          <w:lang w:val="en-US"/>
        </w:rPr>
        <w:t xml:space="preserve">. </w:t>
      </w:r>
      <w:r>
        <w:t xml:space="preserve">Понеже в общия случай </w:t>
      </w:r>
      <w:r w:rsidRPr="00C0165B">
        <w:rPr>
          <w:rStyle w:val="Emphasis"/>
        </w:rPr>
        <w:t>h(n)</w:t>
      </w:r>
      <w:r>
        <w:rPr>
          <w:lang w:val="en-US"/>
        </w:rPr>
        <w:t xml:space="preserve"> </w:t>
      </w:r>
      <w:r>
        <w:t>ни дава само приблизителна оценка на цената на пътя, то този алгоритъм нито е пълен, нито оптимален.</w:t>
      </w:r>
    </w:p>
    <w:p w14:paraId="01D97EB1" w14:textId="62230ACE" w:rsidR="00C0165B" w:rsidRDefault="00C0165B" w:rsidP="00C0165B">
      <w:pPr>
        <w:pStyle w:val="ListParagraph"/>
        <w:numPr>
          <w:ilvl w:val="0"/>
          <w:numId w:val="56"/>
        </w:numPr>
      </w:pPr>
      <w:r>
        <w:t xml:space="preserve">Пълнота </w:t>
      </w:r>
      <w:r w:rsidR="009C35AA">
        <w:t>–</w:t>
      </w:r>
      <w:r>
        <w:t xml:space="preserve"> </w:t>
      </w:r>
      <w:r w:rsidR="009C35AA">
        <w:t>НЕ. Пълен само за крайно ПС.</w:t>
      </w:r>
    </w:p>
    <w:p w14:paraId="59A20BFE" w14:textId="4E318B50" w:rsidR="009C35AA" w:rsidRDefault="009C35AA" w:rsidP="00C0165B">
      <w:pPr>
        <w:pStyle w:val="ListParagraph"/>
        <w:numPr>
          <w:ilvl w:val="0"/>
          <w:numId w:val="56"/>
        </w:numPr>
      </w:pPr>
      <w:r>
        <w:t>Оптималност – НЕ.</w:t>
      </w:r>
    </w:p>
    <w:p w14:paraId="51C321FA" w14:textId="4ED3218C" w:rsidR="009C35AA" w:rsidRPr="009C35AA" w:rsidRDefault="009C35AA" w:rsidP="00C0165B">
      <w:pPr>
        <w:pStyle w:val="ListParagraph"/>
        <w:numPr>
          <w:ilvl w:val="0"/>
          <w:numId w:val="56"/>
        </w:numPr>
      </w:pPr>
      <w:r>
        <w:t xml:space="preserve">Сложност в най-лошия случай – време </w:t>
      </w:r>
      <w:r w:rsidRPr="009C35AA">
        <w:rPr>
          <w:rStyle w:val="Emphasis"/>
        </w:rPr>
        <w:t>O(b</w:t>
      </w:r>
      <w:r>
        <w:rPr>
          <w:rStyle w:val="Emphasis"/>
          <w:vertAlign w:val="superscript"/>
          <w:lang w:val="en-US"/>
        </w:rPr>
        <w:t>m</w:t>
      </w:r>
      <w:r w:rsidRPr="009C35AA">
        <w:rPr>
          <w:rStyle w:val="Emphasis"/>
        </w:rPr>
        <w:t>)</w:t>
      </w:r>
      <w:r>
        <w:rPr>
          <w:lang w:val="en-US"/>
        </w:rPr>
        <w:t xml:space="preserve">, </w:t>
      </w:r>
      <w:r>
        <w:t xml:space="preserve">памет </w:t>
      </w:r>
      <w:r w:rsidRPr="009C35AA">
        <w:rPr>
          <w:rStyle w:val="Emphasis"/>
        </w:rPr>
        <w:t>O(b</w:t>
      </w:r>
      <w:r>
        <w:rPr>
          <w:rStyle w:val="Emphasis"/>
          <w:vertAlign w:val="superscript"/>
          <w:lang w:val="en-US"/>
        </w:rPr>
        <w:t>m</w:t>
      </w:r>
      <w:r w:rsidRPr="009C35AA">
        <w:rPr>
          <w:rStyle w:val="Emphasis"/>
        </w:rPr>
        <w:t>)</w:t>
      </w:r>
      <w:r>
        <w:rPr>
          <w:lang w:val="en-US"/>
        </w:rPr>
        <w:t>.</w:t>
      </w:r>
    </w:p>
    <w:p w14:paraId="31A33B9D" w14:textId="4C9C46E1" w:rsidR="009C35AA" w:rsidRDefault="009C35AA" w:rsidP="009C35AA">
      <w:pPr>
        <w:pStyle w:val="ListParagraph"/>
      </w:pPr>
      <w:r>
        <w:t xml:space="preserve">Въпреки че най-лошият случай е с много голяма сложност, с подходяща евристика може да работи със сложност достигаща </w:t>
      </w:r>
      <w:r w:rsidRPr="009C35AA">
        <w:rPr>
          <w:rStyle w:val="Emphasis"/>
        </w:rPr>
        <w:t>O(b</w:t>
      </w:r>
      <w:r>
        <w:rPr>
          <w:rStyle w:val="Emphasis"/>
          <w:lang w:val="en-US"/>
        </w:rPr>
        <w:t>m</w:t>
      </w:r>
      <w:r w:rsidRPr="009C35AA">
        <w:rPr>
          <w:rStyle w:val="Emphasis"/>
        </w:rPr>
        <w:t>)</w:t>
      </w:r>
      <w:r>
        <w:t>.</w:t>
      </w:r>
    </w:p>
    <w:p w14:paraId="40021FE9" w14:textId="50448D54" w:rsidR="00EC5A3A" w:rsidRPr="00EC5A3A" w:rsidRDefault="00EC5A3A" w:rsidP="00EC5A3A">
      <w:pPr>
        <w:pStyle w:val="SmallHeading"/>
      </w:pPr>
      <w:r w:rsidRPr="00EC5A3A">
        <w:rPr>
          <w:lang w:val="bg-BG"/>
        </w:rPr>
        <w:t>Варианти:</w:t>
      </w:r>
      <w:r>
        <w:rPr>
          <w:rStyle w:val="FootnoteReference"/>
          <w:lang w:val="bg-BG"/>
        </w:rPr>
        <w:footnoteReference w:id="6"/>
      </w:r>
    </w:p>
    <w:p w14:paraId="57228110" w14:textId="77777777" w:rsidR="00EC5A3A" w:rsidRDefault="003726CA" w:rsidP="00EC5A3A">
      <w:pPr>
        <w:pStyle w:val="ListParagraph"/>
        <w:numPr>
          <w:ilvl w:val="0"/>
          <w:numId w:val="57"/>
        </w:numPr>
      </w:pPr>
      <w:r w:rsidRPr="00EC5A3A">
        <w:rPr>
          <w:rStyle w:val="Strong"/>
        </w:rPr>
        <w:t xml:space="preserve">Търсене с ограничена широчина (търсене в лъч, </w:t>
      </w:r>
      <w:proofErr w:type="spellStart"/>
      <w:r w:rsidRPr="00EC5A3A">
        <w:rPr>
          <w:rStyle w:val="Strong"/>
          <w:lang w:val="en-US"/>
        </w:rPr>
        <w:t>beamsearch</w:t>
      </w:r>
      <w:proofErr w:type="spellEnd"/>
      <w:r w:rsidRPr="00EC5A3A">
        <w:rPr>
          <w:rStyle w:val="Strong"/>
        </w:rPr>
        <w:t>)</w:t>
      </w:r>
      <w:r w:rsidR="00EC5A3A">
        <w:t xml:space="preserve"> – о</w:t>
      </w:r>
      <w:r w:rsidRPr="003726CA">
        <w:t>гранича</w:t>
      </w:r>
      <w:r w:rsidR="00EC5A3A">
        <w:t>ва</w:t>
      </w:r>
      <w:r w:rsidRPr="003726CA">
        <w:t xml:space="preserve"> списъка </w:t>
      </w:r>
      <w:r w:rsidRPr="00EC5A3A">
        <w:rPr>
          <w:lang w:val="en-US"/>
        </w:rPr>
        <w:t>Open/fringe</w:t>
      </w:r>
      <w:r w:rsidRPr="003726CA">
        <w:t xml:space="preserve"> до първите n най-добри възела от него (в съответствие с евристиката). При n=1 </w:t>
      </w:r>
      <w:r w:rsidR="00EC5A3A">
        <w:t>е методът на най-доброто изкачване</w:t>
      </w:r>
      <w:r w:rsidRPr="003726CA">
        <w:t>.</w:t>
      </w:r>
    </w:p>
    <w:p w14:paraId="67C145A6" w14:textId="63EB5B82" w:rsidR="00EC5A3A" w:rsidRDefault="00EC5A3A" w:rsidP="00EC5A3A">
      <w:pPr>
        <w:pStyle w:val="ListParagraph"/>
        <w:numPr>
          <w:ilvl w:val="0"/>
          <w:numId w:val="57"/>
        </w:numPr>
      </w:pPr>
      <w:r w:rsidRPr="00EC5A3A">
        <w:rPr>
          <w:rStyle w:val="Strong"/>
        </w:rPr>
        <w:lastRenderedPageBreak/>
        <w:t>Метод на най-бързото изкачване (</w:t>
      </w:r>
      <w:r w:rsidRPr="00EC5A3A">
        <w:rPr>
          <w:rStyle w:val="Strong"/>
          <w:lang w:val="en-US"/>
        </w:rPr>
        <w:t>hill climbing</w:t>
      </w:r>
      <w:r w:rsidRPr="00EC5A3A">
        <w:rPr>
          <w:rStyle w:val="Strong"/>
        </w:rPr>
        <w:t>)</w:t>
      </w:r>
      <w:r>
        <w:t xml:space="preserve"> – списъкът </w:t>
      </w:r>
      <w:r w:rsidRPr="00EC5A3A">
        <w:rPr>
          <w:lang w:val="en-US"/>
        </w:rPr>
        <w:t>Open/fringe</w:t>
      </w:r>
      <w:r>
        <w:t xml:space="preserve"> се ограничава до </w:t>
      </w:r>
      <w:r w:rsidRPr="00EC5A3A">
        <w:rPr>
          <w:rStyle w:val="Strong"/>
        </w:rPr>
        <w:t xml:space="preserve">най-добрия </w:t>
      </w:r>
      <w:r>
        <w:t>му елемент (в съответствие с евристиката), и то само ако той е по-добър от своя родител. Търсенето е еднопосочно, без възможност за възврат.</w:t>
      </w:r>
    </w:p>
    <w:p w14:paraId="51B8127E" w14:textId="42BA6F87" w:rsidR="007E7B6F" w:rsidRPr="007E7B6F" w:rsidRDefault="007E7B6F" w:rsidP="007E7B6F">
      <w:pPr>
        <w:pStyle w:val="SmallHeading"/>
        <w:rPr>
          <w:lang w:val="bg-BG"/>
        </w:rPr>
      </w:pPr>
      <w:r w:rsidRPr="007E7B6F">
        <w:rPr>
          <w:lang w:val="bg-BG"/>
        </w:rPr>
        <w:t>Възможни проблеми:</w:t>
      </w:r>
    </w:p>
    <w:p w14:paraId="1C261083" w14:textId="00448181" w:rsidR="007E7B6F" w:rsidRDefault="007E7B6F" w:rsidP="007E7B6F">
      <w:pPr>
        <w:pStyle w:val="ListParagraph"/>
        <w:numPr>
          <w:ilvl w:val="0"/>
          <w:numId w:val="58"/>
        </w:numPr>
      </w:pPr>
      <w:r w:rsidRPr="007E7B6F">
        <w:rPr>
          <w:rStyle w:val="Strong"/>
        </w:rPr>
        <w:t>локален екстремум</w:t>
      </w:r>
      <w:r>
        <w:t xml:space="preserve"> – състоянието е по-добро от съседните (наследниците си), но не е най-доброто в цялото ПС</w:t>
      </w:r>
    </w:p>
    <w:p w14:paraId="1FF2BEB2" w14:textId="77777777" w:rsidR="007E7B6F" w:rsidRDefault="007E7B6F" w:rsidP="007E7B6F">
      <w:pPr>
        <w:pStyle w:val="ListParagraph"/>
        <w:numPr>
          <w:ilvl w:val="0"/>
          <w:numId w:val="58"/>
        </w:numPr>
      </w:pPr>
      <w:r w:rsidRPr="007E7B6F">
        <w:rPr>
          <w:rStyle w:val="Strong"/>
        </w:rPr>
        <w:t>плато („плосък“ локален екстремум)</w:t>
      </w:r>
      <w:r>
        <w:t xml:space="preserve"> – съседните състояния (наследниците на текущото състояние) изглеждат също толкова добри, колкото и текущото;</w:t>
      </w:r>
    </w:p>
    <w:p w14:paraId="0494B097" w14:textId="77777777" w:rsidR="007E7B6F" w:rsidRDefault="007E7B6F" w:rsidP="00313C02">
      <w:pPr>
        <w:pStyle w:val="ListParagraph"/>
        <w:numPr>
          <w:ilvl w:val="0"/>
          <w:numId w:val="58"/>
        </w:numPr>
        <w:rPr>
          <w:lang w:val="en-US"/>
        </w:rPr>
      </w:pPr>
      <w:r w:rsidRPr="007E7B6F">
        <w:rPr>
          <w:rStyle w:val="Strong"/>
        </w:rPr>
        <w:t>стъпало</w:t>
      </w:r>
      <w:r>
        <w:t xml:space="preserve"> – никой от възможните оператори не води до по-добро състояние от текущото, макар че два или повече последователни оператори биха могли да доведат до такова състояние.</w:t>
      </w:r>
    </w:p>
    <w:p w14:paraId="7BA19678" w14:textId="7F29E074" w:rsidR="007E7B6F" w:rsidRPr="00C00CEF" w:rsidRDefault="007E7B6F" w:rsidP="00C00CE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BFDEE" wp14:editId="034FBBD7">
            <wp:extent cx="2832100" cy="1573108"/>
            <wp:effectExtent l="19050" t="19050" r="25400" b="27305"/>
            <wp:docPr id="1761125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99" cy="1579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9D39F" w14:textId="207BEAC2" w:rsidR="007E7B6F" w:rsidRDefault="00941B2A" w:rsidP="00941B2A">
      <w:pPr>
        <w:pStyle w:val="Heading3"/>
        <w:rPr>
          <w:lang w:val="en-US"/>
        </w:rPr>
      </w:pPr>
      <w:r>
        <w:t>Търсене с минимизиране не общата цена на пътя (</w:t>
      </w:r>
      <w:r>
        <w:rPr>
          <w:lang w:val="en-US"/>
        </w:rPr>
        <w:t>A* search)</w:t>
      </w:r>
    </w:p>
    <w:p w14:paraId="30C8035C" w14:textId="35CDC38B" w:rsidR="007A37B9" w:rsidRPr="007A37B9" w:rsidRDefault="00941B2A" w:rsidP="007A37B9">
      <w:pPr>
        <w:ind w:firstLine="720"/>
        <w:rPr>
          <w:lang w:val="en-US"/>
          <w:rPrChange w:id="10" w:author="Michael Zarkov" w:date="2024-07-28T14:07:00Z" w16du:dateUtc="2024-07-28T11:07:00Z">
            <w:rPr/>
          </w:rPrChange>
        </w:rPr>
      </w:pPr>
      <w:r>
        <w:t>К</w:t>
      </w:r>
      <w:r w:rsidRPr="00941B2A">
        <w:t xml:space="preserve">омбинира търсене с равномерна цена на пътя с търсене на най-добър път. Списъкът </w:t>
      </w:r>
      <w:r w:rsidRPr="00941B2A">
        <w:rPr>
          <w:lang w:val="en-US"/>
        </w:rPr>
        <w:t>Open/fringe</w:t>
      </w:r>
      <w:r w:rsidRPr="00941B2A">
        <w:t xml:space="preserve"> се сортира в съответствие</w:t>
      </w:r>
      <w:r>
        <w:rPr>
          <w:lang w:val="en-US"/>
        </w:rPr>
        <w:t xml:space="preserve"> </w:t>
      </w:r>
      <w:r w:rsidRPr="00941B2A">
        <w:t xml:space="preserve">с функцията </w:t>
      </w:r>
      <w:r w:rsidRPr="00941B2A">
        <w:rPr>
          <w:rStyle w:val="Emphasis"/>
          <w:lang w:val="en-US"/>
        </w:rPr>
        <w:t>f(node) = g(node) + h(node)</w:t>
      </w:r>
      <w:r w:rsidRPr="00941B2A">
        <w:t xml:space="preserve">. Тук функцията </w:t>
      </w:r>
      <w:r w:rsidRPr="00941B2A">
        <w:rPr>
          <w:rStyle w:val="Emphasis"/>
        </w:rPr>
        <w:t>g</w:t>
      </w:r>
      <w:r w:rsidRPr="00941B2A">
        <w:t xml:space="preserve"> връща</w:t>
      </w:r>
      <w:r>
        <w:rPr>
          <w:lang w:val="en-US"/>
        </w:rPr>
        <w:t xml:space="preserve"> </w:t>
      </w:r>
      <w:r w:rsidRPr="00941B2A">
        <w:t>като резултат цената на изминатия път от началния възел до</w:t>
      </w:r>
      <w:r>
        <w:rPr>
          <w:lang w:val="en-US"/>
        </w:rPr>
        <w:t xml:space="preserve"> </w:t>
      </w:r>
      <w:r w:rsidRPr="00941B2A">
        <w:rPr>
          <w:rStyle w:val="Emphasis"/>
          <w:lang w:val="en-US"/>
        </w:rPr>
        <w:t>node</w:t>
      </w:r>
      <w:r w:rsidRPr="00941B2A">
        <w:t xml:space="preserve">, а евристичната функция </w:t>
      </w:r>
      <w:r w:rsidRPr="00941B2A">
        <w:rPr>
          <w:rStyle w:val="Emphasis"/>
        </w:rPr>
        <w:t>h</w:t>
      </w:r>
      <w:r w:rsidRPr="00941B2A">
        <w:t xml:space="preserve"> връща като резултат</w:t>
      </w:r>
      <w:r>
        <w:rPr>
          <w:lang w:val="en-US"/>
        </w:rPr>
        <w:t xml:space="preserve"> </w:t>
      </w:r>
      <w:r w:rsidRPr="00941B2A">
        <w:t>приблизителна стойност на цената на оставащата част от пътя</w:t>
      </w:r>
      <w:r>
        <w:rPr>
          <w:lang w:val="en-US"/>
        </w:rPr>
        <w:t xml:space="preserve"> </w:t>
      </w:r>
      <w:r w:rsidRPr="00941B2A">
        <w:t xml:space="preserve">от </w:t>
      </w:r>
      <w:r w:rsidRPr="00941B2A">
        <w:rPr>
          <w:rStyle w:val="Emphasis"/>
          <w:lang w:val="en-US"/>
        </w:rPr>
        <w:t>node</w:t>
      </w:r>
      <w:r w:rsidRPr="00941B2A">
        <w:t xml:space="preserve"> до целта.</w:t>
      </w:r>
    </w:p>
    <w:p w14:paraId="1A7F68B9" w14:textId="4FAA1915" w:rsidR="00941B2A" w:rsidRDefault="00941B2A" w:rsidP="00941B2A">
      <w:pPr>
        <w:pStyle w:val="ListParagraph"/>
        <w:numPr>
          <w:ilvl w:val="0"/>
          <w:numId w:val="59"/>
        </w:numPr>
        <w:rPr>
          <w:ins w:id="11" w:author="Michael Zarkov" w:date="2024-07-28T14:04:00Z" w16du:dateUtc="2024-07-28T11:04:00Z"/>
        </w:rPr>
      </w:pPr>
      <w:r>
        <w:t>Пълнота – ДА</w:t>
      </w:r>
      <w:ins w:id="12" w:author="Michael Zarkov" w:date="2024-07-28T14:04:00Z" w16du:dateUtc="2024-07-28T11:04:00Z">
        <w:r w:rsidR="00916155">
          <w:t>,</w:t>
        </w:r>
      </w:ins>
      <w:del w:id="13" w:author="Michael Zarkov" w:date="2024-07-28T14:04:00Z" w16du:dateUtc="2024-07-28T11:04:00Z">
        <w:r w:rsidDel="00916155">
          <w:delText>.</w:delText>
        </w:r>
      </w:del>
      <w:r>
        <w:t xml:space="preserve"> </w:t>
      </w:r>
      <w:ins w:id="14" w:author="Michael Zarkov" w:date="2024-07-28T14:04:00Z" w16du:dateUtc="2024-07-28T11:04:00Z">
        <w:r w:rsidR="00916155">
          <w:t>а</w:t>
        </w:r>
      </w:ins>
      <w:del w:id="15" w:author="Michael Zarkov" w:date="2024-07-28T14:04:00Z" w16du:dateUtc="2024-07-28T11:04:00Z">
        <w:r w:rsidDel="00916155">
          <w:delText>А</w:delText>
        </w:r>
      </w:del>
      <w:r>
        <w:t xml:space="preserve">ко </w:t>
      </w:r>
      <w:r w:rsidRPr="00941B2A">
        <w:rPr>
          <w:rStyle w:val="Strong"/>
        </w:rPr>
        <w:t>b</w:t>
      </w:r>
      <w:r>
        <w:rPr>
          <w:lang w:val="en-US"/>
        </w:rPr>
        <w:t xml:space="preserve"> &lt; </w:t>
      </w:r>
      <w:r w:rsidRPr="00941B2A">
        <w:rPr>
          <w:lang w:val="en-US"/>
        </w:rPr>
        <w:t>∞</w:t>
      </w:r>
      <w:r>
        <w:rPr>
          <w:lang w:val="en-US"/>
        </w:rPr>
        <w:t xml:space="preserve"> </w:t>
      </w:r>
      <w:r>
        <w:t xml:space="preserve">и цената на преходите е </w:t>
      </w:r>
      <w:r w:rsidR="00916155" w:rsidRPr="00916155">
        <w:rPr>
          <w:rStyle w:val="Emphasis"/>
        </w:rPr>
        <w:t>≥</w:t>
      </w:r>
      <w:r w:rsidR="00916155">
        <w:rPr>
          <w:rStyle w:val="Emphasis"/>
        </w:rPr>
        <w:t xml:space="preserve"> </w:t>
      </w:r>
      <w:r w:rsidR="00916155" w:rsidRPr="00916155">
        <w:rPr>
          <w:rStyle w:val="Emphasis"/>
        </w:rPr>
        <w:t>ε</w:t>
      </w:r>
      <w:r w:rsidR="00916155">
        <w:rPr>
          <w:rStyle w:val="Emphasis"/>
        </w:rPr>
        <w:t xml:space="preserve"> </w:t>
      </w:r>
      <w:r w:rsidR="00916155" w:rsidRPr="00916155">
        <w:rPr>
          <w:rStyle w:val="Emphasis"/>
        </w:rPr>
        <w:t>&gt;</w:t>
      </w:r>
      <w:r w:rsidR="00916155">
        <w:rPr>
          <w:rStyle w:val="Emphasis"/>
        </w:rPr>
        <w:t xml:space="preserve"> </w:t>
      </w:r>
      <w:r w:rsidR="00916155" w:rsidRPr="00916155">
        <w:rPr>
          <w:rStyle w:val="Emphasis"/>
        </w:rPr>
        <w:t>0</w:t>
      </w:r>
      <w:r w:rsidR="00916155">
        <w:rPr>
          <w:rStyle w:val="Emphasis"/>
        </w:rPr>
        <w:t xml:space="preserve">, </w:t>
      </w:r>
      <w:ins w:id="16" w:author="Michael Zarkov" w:date="2024-07-28T14:02:00Z" w16du:dateUtc="2024-07-28T11:02:00Z">
        <w:r w:rsidR="00916155" w:rsidRPr="00916155">
          <w:rPr>
            <w:rStyle w:val="Emphasis"/>
          </w:rPr>
          <w:t>ε</w:t>
        </w:r>
      </w:ins>
      <w:ins w:id="17" w:author="Michael Zarkov" w:date="2024-07-28T14:03:00Z" w16du:dateUtc="2024-07-28T11:03:00Z">
        <w:r w:rsidR="00916155">
          <w:rPr>
            <w:rStyle w:val="Emphasis"/>
          </w:rPr>
          <w:t xml:space="preserve"> </w:t>
        </w:r>
        <w:r w:rsidR="00916155">
          <w:rPr>
            <w:lang w:val="en-US"/>
          </w:rPr>
          <w:t xml:space="preserve">– </w:t>
        </w:r>
        <w:r w:rsidR="00916155">
          <w:t>фиксирано.</w:t>
        </w:r>
      </w:ins>
    </w:p>
    <w:p w14:paraId="749500E2" w14:textId="7958F4DF" w:rsidR="00916155" w:rsidRDefault="00916155" w:rsidP="00941B2A">
      <w:pPr>
        <w:pStyle w:val="ListParagraph"/>
        <w:numPr>
          <w:ilvl w:val="0"/>
          <w:numId w:val="59"/>
        </w:numPr>
        <w:rPr>
          <w:ins w:id="18" w:author="Michael Zarkov" w:date="2024-07-28T14:05:00Z" w16du:dateUtc="2024-07-28T11:05:00Z"/>
        </w:rPr>
      </w:pPr>
      <w:ins w:id="19" w:author="Michael Zarkov" w:date="2024-07-28T14:04:00Z" w16du:dateUtc="2024-07-28T11:04:00Z">
        <w:r>
          <w:t xml:space="preserve">Оптималност – ДА, </w:t>
        </w:r>
      </w:ins>
      <w:ins w:id="20" w:author="Michael Zarkov" w:date="2024-07-28T14:05:00Z" w16du:dateUtc="2024-07-28T11:05:00Z">
        <w:r>
          <w:t>ако евристиката е приемлива.</w:t>
        </w:r>
      </w:ins>
    </w:p>
    <w:p w14:paraId="5CAD2FDD" w14:textId="0B4245FD" w:rsidR="00916155" w:rsidRPr="007A37B9" w:rsidRDefault="00916155" w:rsidP="00941B2A">
      <w:pPr>
        <w:pStyle w:val="ListParagraph"/>
        <w:numPr>
          <w:ilvl w:val="0"/>
          <w:numId w:val="59"/>
        </w:numPr>
        <w:rPr>
          <w:ins w:id="21" w:author="Michael Zarkov" w:date="2024-07-28T14:07:00Z" w16du:dateUtc="2024-07-28T11:07:00Z"/>
          <w:rPrChange w:id="22" w:author="Michael Zarkov" w:date="2024-07-28T14:07:00Z" w16du:dateUtc="2024-07-28T11:07:00Z">
            <w:rPr>
              <w:ins w:id="23" w:author="Michael Zarkov" w:date="2024-07-28T14:07:00Z" w16du:dateUtc="2024-07-28T11:07:00Z"/>
              <w:lang w:val="en-US"/>
            </w:rPr>
          </w:rPrChange>
        </w:rPr>
      </w:pPr>
      <w:ins w:id="24" w:author="Michael Zarkov" w:date="2024-07-28T14:06:00Z" w16du:dateUtc="2024-07-28T11:06:00Z">
        <w:r>
          <w:t xml:space="preserve">Сложност – </w:t>
        </w:r>
        <w:r w:rsidRPr="00916155">
          <w:t xml:space="preserve">време </w:t>
        </w:r>
        <w:r w:rsidRPr="00916155">
          <w:rPr>
            <w:rStyle w:val="Emphasis"/>
            <w:rPrChange w:id="25" w:author="Michael Zarkov" w:date="2024-07-28T14:06:00Z" w16du:dateUtc="2024-07-28T11:06:00Z">
              <w:rPr/>
            </w:rPrChange>
          </w:rPr>
          <w:t>O(b</w:t>
        </w:r>
        <w:r>
          <w:rPr>
            <w:rStyle w:val="Emphasis"/>
            <w:vertAlign w:val="superscript"/>
            <w:lang w:val="en-US"/>
          </w:rPr>
          <w:t>m</w:t>
        </w:r>
        <w:r w:rsidRPr="00916155">
          <w:rPr>
            <w:rStyle w:val="Emphasis"/>
            <w:rPrChange w:id="26" w:author="Michael Zarkov" w:date="2024-07-28T14:06:00Z" w16du:dateUtc="2024-07-28T11:06:00Z">
              <w:rPr/>
            </w:rPrChange>
          </w:rPr>
          <w:t>)</w:t>
        </w:r>
        <w:r w:rsidRPr="00916155">
          <w:t xml:space="preserve">, памет </w:t>
        </w:r>
        <w:r w:rsidRPr="00916155">
          <w:rPr>
            <w:rStyle w:val="Emphasis"/>
            <w:rPrChange w:id="27" w:author="Michael Zarkov" w:date="2024-07-28T14:06:00Z" w16du:dateUtc="2024-07-28T11:06:00Z">
              <w:rPr/>
            </w:rPrChange>
          </w:rPr>
          <w:t>O(b</w:t>
        </w:r>
        <w:r>
          <w:rPr>
            <w:rStyle w:val="Emphasis"/>
            <w:vertAlign w:val="superscript"/>
            <w:lang w:val="en-US"/>
          </w:rPr>
          <w:t>m</w:t>
        </w:r>
        <w:r w:rsidRPr="00916155">
          <w:rPr>
            <w:rStyle w:val="Emphasis"/>
            <w:rPrChange w:id="28" w:author="Michael Zarkov" w:date="2024-07-28T14:06:00Z" w16du:dateUtc="2024-07-28T11:06:00Z">
              <w:rPr/>
            </w:rPrChange>
          </w:rPr>
          <w:t>)</w:t>
        </w:r>
        <w:r w:rsidRPr="00916155">
          <w:t>.</w:t>
        </w:r>
      </w:ins>
    </w:p>
    <w:p w14:paraId="5563653F" w14:textId="7DEAAB01" w:rsidR="007A37B9" w:rsidRPr="00103274" w:rsidRDefault="007A37B9">
      <w:pPr>
        <w:rPr>
          <w:lang w:val="en-US"/>
          <w:rPrChange w:id="29" w:author="Michael Zarkov" w:date="2024-07-28T16:20:00Z" w16du:dateUtc="2024-07-28T13:20:00Z">
            <w:rPr/>
          </w:rPrChange>
        </w:rPr>
        <w:pPrChange w:id="30" w:author="Michael Zarkov" w:date="2024-07-28T14:07:00Z" w16du:dateUtc="2024-07-28T11:07:00Z">
          <w:pPr>
            <w:pStyle w:val="ListParagraph"/>
            <w:numPr>
              <w:numId w:val="59"/>
            </w:numPr>
            <w:ind w:hanging="360"/>
          </w:pPr>
        </w:pPrChange>
      </w:pPr>
      <w:ins w:id="31" w:author="Michael Zarkov" w:date="2024-07-28T14:07:00Z" w16du:dateUtc="2024-07-28T11:07:00Z">
        <w:r>
          <w:t>Това е най-често използвания</w:t>
        </w:r>
      </w:ins>
      <w:ins w:id="32" w:author="Michael Zarkov" w:date="2024-07-28T16:20:00Z" w16du:dateUtc="2024-07-28T13:20:00Z">
        <w:r w:rsidR="00921501">
          <w:t>т</w:t>
        </w:r>
      </w:ins>
      <w:ins w:id="33" w:author="Michael Zarkov" w:date="2024-07-28T14:07:00Z" w16du:dateUtc="2024-07-28T11:07:00Z">
        <w:r>
          <w:t xml:space="preserve"> алгоритъм за информира</w:t>
        </w:r>
      </w:ins>
      <w:ins w:id="34" w:author="Michael Zarkov" w:date="2024-07-28T14:08:00Z" w16du:dateUtc="2024-07-28T11:08:00Z">
        <w:r>
          <w:t>но търсене.</w:t>
        </w:r>
      </w:ins>
    </w:p>
    <w:sectPr w:rsidR="007A37B9" w:rsidRPr="00103274" w:rsidSect="000A3AB7">
      <w:headerReference w:type="default" r:id="rId14"/>
      <w:footerReference w:type="default" r:id="rId15"/>
      <w:pgSz w:w="11906" w:h="16838" w:code="9"/>
      <w:pgMar w:top="1440" w:right="1080" w:bottom="1440" w:left="1080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46642F" w14:textId="77777777" w:rsidR="00821855" w:rsidRPr="00C8472C" w:rsidRDefault="00821855" w:rsidP="0001354F">
      <w:pPr>
        <w:spacing w:after="0"/>
      </w:pPr>
      <w:r w:rsidRPr="00C8472C">
        <w:separator/>
      </w:r>
    </w:p>
  </w:endnote>
  <w:endnote w:type="continuationSeparator" w:id="0">
    <w:p w14:paraId="4C891229" w14:textId="77777777" w:rsidR="00821855" w:rsidRPr="00C8472C" w:rsidRDefault="00821855" w:rsidP="0001354F">
      <w:pPr>
        <w:spacing w:after="0"/>
      </w:pPr>
      <w:r w:rsidRPr="00C84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Code SemiBold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CA4CA4" w14:textId="77777777" w:rsidR="0001354F" w:rsidRPr="00C8472C" w:rsidRDefault="0001354F">
    <w:pPr>
      <w:pStyle w:val="Footer"/>
      <w:tabs>
        <w:tab w:val="clear" w:pos="4680"/>
        <w:tab w:val="clear" w:pos="9360"/>
      </w:tabs>
      <w:jc w:val="center"/>
      <w:rPr>
        <w:caps/>
      </w:rPr>
    </w:pPr>
    <w:r w:rsidRPr="00C8472C">
      <w:rPr>
        <w:caps/>
      </w:rPr>
      <w:fldChar w:fldCharType="begin"/>
    </w:r>
    <w:r w:rsidRPr="00C8472C">
      <w:rPr>
        <w:caps/>
      </w:rPr>
      <w:instrText xml:space="preserve"> PAGE   \* MERGEFORMAT </w:instrText>
    </w:r>
    <w:r w:rsidRPr="00C8472C">
      <w:rPr>
        <w:caps/>
      </w:rPr>
      <w:fldChar w:fldCharType="separate"/>
    </w:r>
    <w:r w:rsidRPr="00C8472C">
      <w:rPr>
        <w:caps/>
      </w:rPr>
      <w:t>2</w:t>
    </w:r>
    <w:r w:rsidRPr="00C8472C">
      <w:rPr>
        <w:caps/>
      </w:rPr>
      <w:fldChar w:fldCharType="end"/>
    </w:r>
  </w:p>
  <w:p w14:paraId="03EB2177" w14:textId="77777777" w:rsidR="0001354F" w:rsidRPr="00C8472C" w:rsidRDefault="000135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21A3E" w14:textId="77777777" w:rsidR="00821855" w:rsidRPr="00C8472C" w:rsidRDefault="00821855" w:rsidP="0001354F">
      <w:pPr>
        <w:spacing w:after="0"/>
      </w:pPr>
      <w:r w:rsidRPr="00C8472C">
        <w:separator/>
      </w:r>
    </w:p>
  </w:footnote>
  <w:footnote w:type="continuationSeparator" w:id="0">
    <w:p w14:paraId="204F7C8F" w14:textId="77777777" w:rsidR="00821855" w:rsidRPr="00C8472C" w:rsidRDefault="00821855" w:rsidP="0001354F">
      <w:pPr>
        <w:spacing w:after="0"/>
      </w:pPr>
      <w:r w:rsidRPr="00C8472C">
        <w:continuationSeparator/>
      </w:r>
    </w:p>
  </w:footnote>
  <w:footnote w:id="1">
    <w:p w14:paraId="51D23131" w14:textId="209E5620" w:rsidR="00C22BB5" w:rsidRPr="00C22BB5" w:rsidRDefault="00C22BB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Тук се сещам за известния цитат: </w:t>
      </w:r>
      <w:r>
        <w:rPr>
          <w:lang w:val="en-US"/>
        </w:rPr>
        <w:t>“Computers always do what we tell them, but rarely do what we want.”</w:t>
      </w:r>
    </w:p>
  </w:footnote>
  <w:footnote w:id="2">
    <w:p w14:paraId="7B2F7BE4" w14:textId="1ED6F33B" w:rsidR="00F87021" w:rsidRPr="00F87021" w:rsidRDefault="00F8702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Тук е възможно да поискаме и по строго условие, а именно: </w:t>
      </w:r>
      <w:r w:rsidRPr="00F87021">
        <w:rPr>
          <w:rStyle w:val="SubtleEmphasis"/>
        </w:rPr>
        <w:t>алгоритъм е пълен, ако е гарантирано, че ще намери решение, ако такова съществува и ще изведе съобщение, ако такова не съществува</w:t>
      </w:r>
      <w:r w:rsidRPr="00F87021">
        <w:t>.</w:t>
      </w:r>
      <w:r>
        <w:t xml:space="preserve"> Според тази дефиниция, ако алгоритъм е пълен, то той винаги завършва, което е много строго условие, затова ще се придържаме към първата дефиниция.</w:t>
      </w:r>
    </w:p>
  </w:footnote>
  <w:footnote w:id="3">
    <w:p w14:paraId="2C337334" w14:textId="6CB59878" w:rsidR="0073072E" w:rsidRPr="0073072E" w:rsidRDefault="0073072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Очевидно, ако крайна цел съществува, то задължително </w:t>
      </w:r>
      <w:r w:rsidRPr="0073072E">
        <w:rPr>
          <w:rStyle w:val="Strong"/>
        </w:rPr>
        <w:t>d</w:t>
      </w:r>
      <w:r>
        <w:rPr>
          <w:lang w:val="en-US"/>
        </w:rPr>
        <w:t xml:space="preserve"> &lt; </w:t>
      </w:r>
      <w:r w:rsidRPr="0073072E">
        <w:rPr>
          <w:lang w:val="en-US"/>
        </w:rPr>
        <w:t>∞</w:t>
      </w:r>
      <w:r>
        <w:rPr>
          <w:lang w:val="en-US"/>
        </w:rPr>
        <w:t>.</w:t>
      </w:r>
    </w:p>
  </w:footnote>
  <w:footnote w:id="4">
    <w:p w14:paraId="6E99D02B" w14:textId="5A06B75B" w:rsidR="00535F1E" w:rsidRDefault="00535F1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Припомня</w:t>
      </w:r>
      <w:r w:rsidR="003D7AF1">
        <w:t>м</w:t>
      </w:r>
      <w:r>
        <w:t xml:space="preserve">, че алгоритъм за търсене е пълен </w:t>
      </w:r>
      <w:proofErr w:type="spellStart"/>
      <w:r>
        <w:t>т.с.т.к</w:t>
      </w:r>
      <w:proofErr w:type="spellEnd"/>
      <w:r>
        <w:t>.</w:t>
      </w:r>
      <w:r w:rsidR="003D7AF1">
        <w:t xml:space="preserve"> намира решение, ако такова съществува.</w:t>
      </w:r>
    </w:p>
  </w:footnote>
  <w:footnote w:id="5">
    <w:p w14:paraId="394CED3A" w14:textId="2DC9CBE4" w:rsidR="00C0165B" w:rsidRPr="00C0165B" w:rsidRDefault="00C0165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В книгата на курса се го наричат </w:t>
      </w:r>
      <w:r w:rsidRPr="00C0165B">
        <w:rPr>
          <w:rStyle w:val="Strong"/>
          <w:lang w:val="en-US"/>
        </w:rPr>
        <w:t>greedy best-first search</w:t>
      </w:r>
      <w:r>
        <w:rPr>
          <w:lang w:val="en-US"/>
        </w:rPr>
        <w:t xml:space="preserve">, </w:t>
      </w:r>
      <w:r>
        <w:t xml:space="preserve">но на лекции го наричаме само </w:t>
      </w:r>
      <w:r w:rsidRPr="00C0165B">
        <w:rPr>
          <w:rStyle w:val="Strong"/>
          <w:lang w:val="en-US"/>
        </w:rPr>
        <w:t>best-first search</w:t>
      </w:r>
      <w:r>
        <w:rPr>
          <w:lang w:val="en-US"/>
        </w:rPr>
        <w:t>.</w:t>
      </w:r>
    </w:p>
  </w:footnote>
  <w:footnote w:id="6">
    <w:p w14:paraId="70EEBDCF" w14:textId="7B2A60BF" w:rsidR="00EC5A3A" w:rsidRPr="00EC5A3A" w:rsidRDefault="00EC5A3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Всъщност тези варианти могат да се приложат кажи-речи за всеки алгоритъм за търсене.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0B6B3" w14:textId="77777777" w:rsidR="0001354F" w:rsidRPr="00C8472C" w:rsidRDefault="0001354F">
    <w:pPr>
      <w:pStyle w:val="Header"/>
      <w:rPr>
        <w:sz w:val="18"/>
        <w:szCs w:val="18"/>
        <w:u w:val="single"/>
      </w:rPr>
    </w:pPr>
    <w:r w:rsidRPr="00C8472C">
      <w:rPr>
        <w:sz w:val="18"/>
        <w:szCs w:val="18"/>
        <w:u w:val="single"/>
      </w:rPr>
      <w:ptab w:relativeTo="margin" w:alignment="center" w:leader="none"/>
    </w:r>
    <w:r w:rsidRPr="00C8472C">
      <w:rPr>
        <w:sz w:val="18"/>
        <w:szCs w:val="18"/>
        <w:u w:val="single"/>
      </w:rPr>
      <w:ptab w:relativeTo="margin" w:alignment="right" w:leader="none"/>
    </w:r>
    <w:r w:rsidRPr="00C8472C">
      <w:rPr>
        <w:sz w:val="18"/>
        <w:szCs w:val="18"/>
        <w:u w:val="single"/>
      </w:rPr>
      <w:t>Майкъл Зарков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2E02572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47761"/>
    <w:multiLevelType w:val="hybridMultilevel"/>
    <w:tmpl w:val="9CD88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B139A"/>
    <w:multiLevelType w:val="hybridMultilevel"/>
    <w:tmpl w:val="BD306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076C1"/>
    <w:multiLevelType w:val="hybridMultilevel"/>
    <w:tmpl w:val="51BA9D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3A0AB4"/>
    <w:multiLevelType w:val="hybridMultilevel"/>
    <w:tmpl w:val="B23C5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9008C"/>
    <w:multiLevelType w:val="hybridMultilevel"/>
    <w:tmpl w:val="5F4C680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9C2D62"/>
    <w:multiLevelType w:val="hybridMultilevel"/>
    <w:tmpl w:val="A7FC1136"/>
    <w:lvl w:ilvl="0" w:tplc="04090001">
      <w:start w:val="1"/>
      <w:numFmt w:val="bullet"/>
      <w:lvlText w:val=""/>
      <w:lvlJc w:val="left"/>
      <w:pPr>
        <w:ind w:left="12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</w:abstractNum>
  <w:abstractNum w:abstractNumId="7" w15:restartNumberingAfterBreak="0">
    <w:nsid w:val="0EE772AB"/>
    <w:multiLevelType w:val="hybridMultilevel"/>
    <w:tmpl w:val="C4188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134B66"/>
    <w:multiLevelType w:val="hybridMultilevel"/>
    <w:tmpl w:val="8CAE8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5A7218"/>
    <w:multiLevelType w:val="hybridMultilevel"/>
    <w:tmpl w:val="C93ED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101A4"/>
    <w:multiLevelType w:val="hybridMultilevel"/>
    <w:tmpl w:val="164A7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05025"/>
    <w:multiLevelType w:val="hybridMultilevel"/>
    <w:tmpl w:val="D4A41B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0E4C56"/>
    <w:multiLevelType w:val="hybridMultilevel"/>
    <w:tmpl w:val="CCAA10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05D4446"/>
    <w:multiLevelType w:val="hybridMultilevel"/>
    <w:tmpl w:val="846C9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685CC9"/>
    <w:multiLevelType w:val="hybridMultilevel"/>
    <w:tmpl w:val="96C0B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7B5B97"/>
    <w:multiLevelType w:val="hybridMultilevel"/>
    <w:tmpl w:val="3BCEA6EC"/>
    <w:lvl w:ilvl="0" w:tplc="5C7EB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E96EF2"/>
    <w:multiLevelType w:val="hybridMultilevel"/>
    <w:tmpl w:val="CD8A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7E2EBF"/>
    <w:multiLevelType w:val="hybridMultilevel"/>
    <w:tmpl w:val="036EC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16174"/>
    <w:multiLevelType w:val="hybridMultilevel"/>
    <w:tmpl w:val="AFE43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A66F9F"/>
    <w:multiLevelType w:val="hybridMultilevel"/>
    <w:tmpl w:val="E50A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EA4F40"/>
    <w:multiLevelType w:val="hybridMultilevel"/>
    <w:tmpl w:val="6C8A47E0"/>
    <w:lvl w:ilvl="0" w:tplc="5C7EB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C4412B"/>
    <w:multiLevelType w:val="hybridMultilevel"/>
    <w:tmpl w:val="84C2A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B44AF7"/>
    <w:multiLevelType w:val="hybridMultilevel"/>
    <w:tmpl w:val="2F901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120536"/>
    <w:multiLevelType w:val="hybridMultilevel"/>
    <w:tmpl w:val="557AB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3B6474"/>
    <w:multiLevelType w:val="hybridMultilevel"/>
    <w:tmpl w:val="23AC0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ED66A6"/>
    <w:multiLevelType w:val="hybridMultilevel"/>
    <w:tmpl w:val="8A00B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057247"/>
    <w:multiLevelType w:val="hybridMultilevel"/>
    <w:tmpl w:val="CE2E5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0E2853"/>
    <w:multiLevelType w:val="hybridMultilevel"/>
    <w:tmpl w:val="77A8D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720269"/>
    <w:multiLevelType w:val="hybridMultilevel"/>
    <w:tmpl w:val="6C64B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72D33"/>
    <w:multiLevelType w:val="hybridMultilevel"/>
    <w:tmpl w:val="59EE5B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4D8657B"/>
    <w:multiLevelType w:val="hybridMultilevel"/>
    <w:tmpl w:val="B5B698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374800"/>
    <w:multiLevelType w:val="hybridMultilevel"/>
    <w:tmpl w:val="456EF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6D37CB"/>
    <w:multiLevelType w:val="hybridMultilevel"/>
    <w:tmpl w:val="6CC2AB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AA44883"/>
    <w:multiLevelType w:val="hybridMultilevel"/>
    <w:tmpl w:val="11A8C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065707"/>
    <w:multiLevelType w:val="hybridMultilevel"/>
    <w:tmpl w:val="E64441BC"/>
    <w:lvl w:ilvl="0" w:tplc="04090001">
      <w:start w:val="1"/>
      <w:numFmt w:val="bullet"/>
      <w:lvlText w:val=""/>
      <w:lvlJc w:val="left"/>
      <w:pPr>
        <w:ind w:left="2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35" w15:restartNumberingAfterBreak="0">
    <w:nsid w:val="4CC0379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4E1B229A"/>
    <w:multiLevelType w:val="hybridMultilevel"/>
    <w:tmpl w:val="2D241F2A"/>
    <w:lvl w:ilvl="0" w:tplc="5C7EB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BD6ADD"/>
    <w:multiLevelType w:val="hybridMultilevel"/>
    <w:tmpl w:val="C9CE8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901EDD"/>
    <w:multiLevelType w:val="hybridMultilevel"/>
    <w:tmpl w:val="FCBC70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2DA3D18"/>
    <w:multiLevelType w:val="hybridMultilevel"/>
    <w:tmpl w:val="F52C5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B46128"/>
    <w:multiLevelType w:val="hybridMultilevel"/>
    <w:tmpl w:val="27D44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DD174B"/>
    <w:multiLevelType w:val="hybridMultilevel"/>
    <w:tmpl w:val="E4CC0A0E"/>
    <w:lvl w:ilvl="0" w:tplc="3AC4F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E53FE2"/>
    <w:multiLevelType w:val="hybridMultilevel"/>
    <w:tmpl w:val="17BCE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B674BD"/>
    <w:multiLevelType w:val="hybridMultilevel"/>
    <w:tmpl w:val="93E2B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BB43DA"/>
    <w:multiLevelType w:val="hybridMultilevel"/>
    <w:tmpl w:val="8CB45CAC"/>
    <w:lvl w:ilvl="0" w:tplc="5C7EB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471033"/>
    <w:multiLevelType w:val="hybridMultilevel"/>
    <w:tmpl w:val="E2520F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41F51C0"/>
    <w:multiLevelType w:val="hybridMultilevel"/>
    <w:tmpl w:val="18B0A2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4500F77"/>
    <w:multiLevelType w:val="hybridMultilevel"/>
    <w:tmpl w:val="E3468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A070D9"/>
    <w:multiLevelType w:val="hybridMultilevel"/>
    <w:tmpl w:val="F782B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842171"/>
    <w:multiLevelType w:val="hybridMultilevel"/>
    <w:tmpl w:val="47AE66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E8416BF"/>
    <w:multiLevelType w:val="hybridMultilevel"/>
    <w:tmpl w:val="C2FCB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EF50F0F"/>
    <w:multiLevelType w:val="hybridMultilevel"/>
    <w:tmpl w:val="6D409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A81296"/>
    <w:multiLevelType w:val="hybridMultilevel"/>
    <w:tmpl w:val="7FD21C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C57378"/>
    <w:multiLevelType w:val="hybridMultilevel"/>
    <w:tmpl w:val="4C942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FF662B"/>
    <w:multiLevelType w:val="hybridMultilevel"/>
    <w:tmpl w:val="8F3EA3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BBD43E8"/>
    <w:multiLevelType w:val="hybridMultilevel"/>
    <w:tmpl w:val="FDC061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D144394"/>
    <w:multiLevelType w:val="hybridMultilevel"/>
    <w:tmpl w:val="AFF6056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F355D6D"/>
    <w:multiLevelType w:val="hybridMultilevel"/>
    <w:tmpl w:val="69FC6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FDD1EB3"/>
    <w:multiLevelType w:val="hybridMultilevel"/>
    <w:tmpl w:val="D27C8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1759409">
    <w:abstractNumId w:val="35"/>
  </w:num>
  <w:num w:numId="2" w16cid:durableId="1795174197">
    <w:abstractNumId w:val="34"/>
  </w:num>
  <w:num w:numId="3" w16cid:durableId="511333800">
    <w:abstractNumId w:val="41"/>
  </w:num>
  <w:num w:numId="4" w16cid:durableId="2094089026">
    <w:abstractNumId w:val="50"/>
  </w:num>
  <w:num w:numId="5" w16cid:durableId="465316741">
    <w:abstractNumId w:val="40"/>
  </w:num>
  <w:num w:numId="6" w16cid:durableId="142937511">
    <w:abstractNumId w:val="1"/>
  </w:num>
  <w:num w:numId="7" w16cid:durableId="444420626">
    <w:abstractNumId w:val="23"/>
  </w:num>
  <w:num w:numId="8" w16cid:durableId="693969441">
    <w:abstractNumId w:val="58"/>
  </w:num>
  <w:num w:numId="9" w16cid:durableId="1468665992">
    <w:abstractNumId w:val="43"/>
  </w:num>
  <w:num w:numId="10" w16cid:durableId="91513679">
    <w:abstractNumId w:val="16"/>
  </w:num>
  <w:num w:numId="11" w16cid:durableId="504781061">
    <w:abstractNumId w:val="45"/>
  </w:num>
  <w:num w:numId="12" w16cid:durableId="1619484527">
    <w:abstractNumId w:val="57"/>
  </w:num>
  <w:num w:numId="13" w16cid:durableId="623998185">
    <w:abstractNumId w:val="38"/>
  </w:num>
  <w:num w:numId="14" w16cid:durableId="118450718">
    <w:abstractNumId w:val="30"/>
  </w:num>
  <w:num w:numId="15" w16cid:durableId="1747338447">
    <w:abstractNumId w:val="52"/>
  </w:num>
  <w:num w:numId="16" w16cid:durableId="58097488">
    <w:abstractNumId w:val="56"/>
  </w:num>
  <w:num w:numId="17" w16cid:durableId="98644613">
    <w:abstractNumId w:val="32"/>
  </w:num>
  <w:num w:numId="18" w16cid:durableId="1745182379">
    <w:abstractNumId w:val="3"/>
  </w:num>
  <w:num w:numId="19" w16cid:durableId="293484040">
    <w:abstractNumId w:val="10"/>
  </w:num>
  <w:num w:numId="20" w16cid:durableId="479151033">
    <w:abstractNumId w:val="29"/>
  </w:num>
  <w:num w:numId="21" w16cid:durableId="1737320620">
    <w:abstractNumId w:val="49"/>
  </w:num>
  <w:num w:numId="22" w16cid:durableId="290476975">
    <w:abstractNumId w:val="12"/>
  </w:num>
  <w:num w:numId="23" w16cid:durableId="871723993">
    <w:abstractNumId w:val="5"/>
  </w:num>
  <w:num w:numId="24" w16cid:durableId="27294462">
    <w:abstractNumId w:val="25"/>
  </w:num>
  <w:num w:numId="25" w16cid:durableId="782042492">
    <w:abstractNumId w:val="14"/>
  </w:num>
  <w:num w:numId="26" w16cid:durableId="308100910">
    <w:abstractNumId w:val="54"/>
  </w:num>
  <w:num w:numId="27" w16cid:durableId="673806391">
    <w:abstractNumId w:val="22"/>
  </w:num>
  <w:num w:numId="28" w16cid:durableId="617879582">
    <w:abstractNumId w:val="55"/>
  </w:num>
  <w:num w:numId="29" w16cid:durableId="1068914736">
    <w:abstractNumId w:val="51"/>
  </w:num>
  <w:num w:numId="30" w16cid:durableId="1747023651">
    <w:abstractNumId w:val="26"/>
  </w:num>
  <w:num w:numId="31" w16cid:durableId="1178499924">
    <w:abstractNumId w:val="13"/>
  </w:num>
  <w:num w:numId="32" w16cid:durableId="1361280949">
    <w:abstractNumId w:val="4"/>
  </w:num>
  <w:num w:numId="33" w16cid:durableId="1234270980">
    <w:abstractNumId w:val="6"/>
  </w:num>
  <w:num w:numId="34" w16cid:durableId="1527329807">
    <w:abstractNumId w:val="42"/>
  </w:num>
  <w:num w:numId="35" w16cid:durableId="719402121">
    <w:abstractNumId w:val="18"/>
  </w:num>
  <w:num w:numId="36" w16cid:durableId="818301695">
    <w:abstractNumId w:val="37"/>
  </w:num>
  <w:num w:numId="37" w16cid:durableId="142622625">
    <w:abstractNumId w:val="27"/>
  </w:num>
  <w:num w:numId="38" w16cid:durableId="1006254329">
    <w:abstractNumId w:val="53"/>
  </w:num>
  <w:num w:numId="39" w16cid:durableId="1132165744">
    <w:abstractNumId w:val="46"/>
  </w:num>
  <w:num w:numId="40" w16cid:durableId="1282958324">
    <w:abstractNumId w:val="47"/>
  </w:num>
  <w:num w:numId="41" w16cid:durableId="1513958873">
    <w:abstractNumId w:val="8"/>
  </w:num>
  <w:num w:numId="42" w16cid:durableId="1541094064">
    <w:abstractNumId w:val="28"/>
  </w:num>
  <w:num w:numId="43" w16cid:durableId="1535654171">
    <w:abstractNumId w:val="9"/>
  </w:num>
  <w:num w:numId="44" w16cid:durableId="1624926569">
    <w:abstractNumId w:val="11"/>
  </w:num>
  <w:num w:numId="45" w16cid:durableId="1854493286">
    <w:abstractNumId w:val="31"/>
  </w:num>
  <w:num w:numId="46" w16cid:durableId="1073510181">
    <w:abstractNumId w:val="15"/>
  </w:num>
  <w:num w:numId="47" w16cid:durableId="227810487">
    <w:abstractNumId w:val="44"/>
  </w:num>
  <w:num w:numId="48" w16cid:durableId="723023160">
    <w:abstractNumId w:val="20"/>
  </w:num>
  <w:num w:numId="49" w16cid:durableId="1673101119">
    <w:abstractNumId w:val="2"/>
  </w:num>
  <w:num w:numId="50" w16cid:durableId="591816591">
    <w:abstractNumId w:val="21"/>
  </w:num>
  <w:num w:numId="51" w16cid:durableId="1961295890">
    <w:abstractNumId w:val="48"/>
  </w:num>
  <w:num w:numId="52" w16cid:durableId="1110588314">
    <w:abstractNumId w:val="39"/>
  </w:num>
  <w:num w:numId="53" w16cid:durableId="308170815">
    <w:abstractNumId w:val="24"/>
  </w:num>
  <w:num w:numId="54" w16cid:durableId="1546984841">
    <w:abstractNumId w:val="36"/>
  </w:num>
  <w:num w:numId="55" w16cid:durableId="822622378">
    <w:abstractNumId w:val="0"/>
  </w:num>
  <w:num w:numId="56" w16cid:durableId="1562712695">
    <w:abstractNumId w:val="7"/>
  </w:num>
  <w:num w:numId="57" w16cid:durableId="2110731354">
    <w:abstractNumId w:val="17"/>
  </w:num>
  <w:num w:numId="58" w16cid:durableId="1105733451">
    <w:abstractNumId w:val="19"/>
  </w:num>
  <w:num w:numId="59" w16cid:durableId="407583505">
    <w:abstractNumId w:val="3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ichael Zarkov">
    <w15:presenceInfo w15:providerId="Windows Live" w15:userId="5bc64bf0abc36a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73"/>
    <w:rsid w:val="000020E7"/>
    <w:rsid w:val="000050DC"/>
    <w:rsid w:val="00007EE1"/>
    <w:rsid w:val="0001354F"/>
    <w:rsid w:val="00024322"/>
    <w:rsid w:val="00024EAF"/>
    <w:rsid w:val="000340A7"/>
    <w:rsid w:val="00042F6A"/>
    <w:rsid w:val="00051DE3"/>
    <w:rsid w:val="000573C5"/>
    <w:rsid w:val="00065BAE"/>
    <w:rsid w:val="00066DDA"/>
    <w:rsid w:val="00067DFF"/>
    <w:rsid w:val="00073BB4"/>
    <w:rsid w:val="00092000"/>
    <w:rsid w:val="000A3AB7"/>
    <w:rsid w:val="000A7CAF"/>
    <w:rsid w:val="000B7F8E"/>
    <w:rsid w:val="000C0868"/>
    <w:rsid w:val="000E2A0A"/>
    <w:rsid w:val="00103274"/>
    <w:rsid w:val="00124834"/>
    <w:rsid w:val="001851B6"/>
    <w:rsid w:val="001927D3"/>
    <w:rsid w:val="001B14CB"/>
    <w:rsid w:val="001B5DA1"/>
    <w:rsid w:val="001D053B"/>
    <w:rsid w:val="001D30FB"/>
    <w:rsid w:val="001E7762"/>
    <w:rsid w:val="0020316D"/>
    <w:rsid w:val="002426FF"/>
    <w:rsid w:val="00267849"/>
    <w:rsid w:val="00283BEA"/>
    <w:rsid w:val="0028743A"/>
    <w:rsid w:val="002976EB"/>
    <w:rsid w:val="002F0354"/>
    <w:rsid w:val="003073D5"/>
    <w:rsid w:val="003215CD"/>
    <w:rsid w:val="00354B0B"/>
    <w:rsid w:val="0035743B"/>
    <w:rsid w:val="003633A7"/>
    <w:rsid w:val="0036790C"/>
    <w:rsid w:val="003726CA"/>
    <w:rsid w:val="003750DE"/>
    <w:rsid w:val="0037635C"/>
    <w:rsid w:val="00380774"/>
    <w:rsid w:val="00381BE7"/>
    <w:rsid w:val="003B69FD"/>
    <w:rsid w:val="003D1E54"/>
    <w:rsid w:val="003D5748"/>
    <w:rsid w:val="003D7AF1"/>
    <w:rsid w:val="003E17C0"/>
    <w:rsid w:val="003E21E9"/>
    <w:rsid w:val="003E5237"/>
    <w:rsid w:val="00400E51"/>
    <w:rsid w:val="004032DC"/>
    <w:rsid w:val="004303CB"/>
    <w:rsid w:val="00434C63"/>
    <w:rsid w:val="004421B3"/>
    <w:rsid w:val="00443EB4"/>
    <w:rsid w:val="00444766"/>
    <w:rsid w:val="00485BDD"/>
    <w:rsid w:val="00497B2B"/>
    <w:rsid w:val="004C16D7"/>
    <w:rsid w:val="004C22F9"/>
    <w:rsid w:val="004E593A"/>
    <w:rsid w:val="004E7915"/>
    <w:rsid w:val="00500283"/>
    <w:rsid w:val="005013C3"/>
    <w:rsid w:val="005317C6"/>
    <w:rsid w:val="00535F1E"/>
    <w:rsid w:val="0056402E"/>
    <w:rsid w:val="00575996"/>
    <w:rsid w:val="0058327A"/>
    <w:rsid w:val="00590596"/>
    <w:rsid w:val="00594826"/>
    <w:rsid w:val="005956C3"/>
    <w:rsid w:val="005A152A"/>
    <w:rsid w:val="005A54CC"/>
    <w:rsid w:val="005B2910"/>
    <w:rsid w:val="005E79AD"/>
    <w:rsid w:val="005F1F84"/>
    <w:rsid w:val="005F206F"/>
    <w:rsid w:val="00612773"/>
    <w:rsid w:val="00627CE7"/>
    <w:rsid w:val="00633D94"/>
    <w:rsid w:val="00634886"/>
    <w:rsid w:val="006410FF"/>
    <w:rsid w:val="0066168E"/>
    <w:rsid w:val="00665B7C"/>
    <w:rsid w:val="00675655"/>
    <w:rsid w:val="006A0DAF"/>
    <w:rsid w:val="006A0ED0"/>
    <w:rsid w:val="006A3F5C"/>
    <w:rsid w:val="006B0DC8"/>
    <w:rsid w:val="006B30E2"/>
    <w:rsid w:val="006B403F"/>
    <w:rsid w:val="006C0F39"/>
    <w:rsid w:val="006D1FEA"/>
    <w:rsid w:val="006E03FD"/>
    <w:rsid w:val="006F17F5"/>
    <w:rsid w:val="007047DE"/>
    <w:rsid w:val="00710982"/>
    <w:rsid w:val="0073072E"/>
    <w:rsid w:val="0074184A"/>
    <w:rsid w:val="007561BA"/>
    <w:rsid w:val="0075646C"/>
    <w:rsid w:val="007639C1"/>
    <w:rsid w:val="00764E89"/>
    <w:rsid w:val="007651C1"/>
    <w:rsid w:val="00765772"/>
    <w:rsid w:val="00781D52"/>
    <w:rsid w:val="00791994"/>
    <w:rsid w:val="0079611B"/>
    <w:rsid w:val="007A37B9"/>
    <w:rsid w:val="007E7B6F"/>
    <w:rsid w:val="0080308E"/>
    <w:rsid w:val="00803DCC"/>
    <w:rsid w:val="00814E5C"/>
    <w:rsid w:val="00821855"/>
    <w:rsid w:val="00837AA7"/>
    <w:rsid w:val="00856B8A"/>
    <w:rsid w:val="00872A7A"/>
    <w:rsid w:val="00875D3B"/>
    <w:rsid w:val="008877B3"/>
    <w:rsid w:val="008954AF"/>
    <w:rsid w:val="008A4BB7"/>
    <w:rsid w:val="008B2D40"/>
    <w:rsid w:val="008B7166"/>
    <w:rsid w:val="008D0D50"/>
    <w:rsid w:val="008D3CC6"/>
    <w:rsid w:val="00916155"/>
    <w:rsid w:val="00921501"/>
    <w:rsid w:val="0093338B"/>
    <w:rsid w:val="0094177E"/>
    <w:rsid w:val="00941B2A"/>
    <w:rsid w:val="009433B6"/>
    <w:rsid w:val="009553CC"/>
    <w:rsid w:val="00961CE4"/>
    <w:rsid w:val="00976237"/>
    <w:rsid w:val="00981BC6"/>
    <w:rsid w:val="009829BC"/>
    <w:rsid w:val="009A1B7C"/>
    <w:rsid w:val="009A4326"/>
    <w:rsid w:val="009C2D79"/>
    <w:rsid w:val="009C35AA"/>
    <w:rsid w:val="009C55D2"/>
    <w:rsid w:val="009E255B"/>
    <w:rsid w:val="009E25D3"/>
    <w:rsid w:val="00A01B95"/>
    <w:rsid w:val="00A341A4"/>
    <w:rsid w:val="00A560A7"/>
    <w:rsid w:val="00A57578"/>
    <w:rsid w:val="00A62C5A"/>
    <w:rsid w:val="00A74F2C"/>
    <w:rsid w:val="00A759BA"/>
    <w:rsid w:val="00A87807"/>
    <w:rsid w:val="00A916F1"/>
    <w:rsid w:val="00AB0FC4"/>
    <w:rsid w:val="00AB2B8E"/>
    <w:rsid w:val="00AB6C6B"/>
    <w:rsid w:val="00AD1D7F"/>
    <w:rsid w:val="00B028C2"/>
    <w:rsid w:val="00B158E5"/>
    <w:rsid w:val="00B168D4"/>
    <w:rsid w:val="00B25B24"/>
    <w:rsid w:val="00B276ED"/>
    <w:rsid w:val="00B27E58"/>
    <w:rsid w:val="00B31242"/>
    <w:rsid w:val="00B45C97"/>
    <w:rsid w:val="00B5041F"/>
    <w:rsid w:val="00B676A3"/>
    <w:rsid w:val="00B83307"/>
    <w:rsid w:val="00B85E8F"/>
    <w:rsid w:val="00BA1C18"/>
    <w:rsid w:val="00BA4B69"/>
    <w:rsid w:val="00BB4F23"/>
    <w:rsid w:val="00BC2D5D"/>
    <w:rsid w:val="00BC3354"/>
    <w:rsid w:val="00BD71B3"/>
    <w:rsid w:val="00BE0901"/>
    <w:rsid w:val="00C0084F"/>
    <w:rsid w:val="00C00CEF"/>
    <w:rsid w:val="00C0165B"/>
    <w:rsid w:val="00C1362C"/>
    <w:rsid w:val="00C22BB5"/>
    <w:rsid w:val="00C252D8"/>
    <w:rsid w:val="00C504A4"/>
    <w:rsid w:val="00C6564D"/>
    <w:rsid w:val="00C8472C"/>
    <w:rsid w:val="00C8641D"/>
    <w:rsid w:val="00CA1B45"/>
    <w:rsid w:val="00D00EA2"/>
    <w:rsid w:val="00D074BC"/>
    <w:rsid w:val="00D07F06"/>
    <w:rsid w:val="00D550E4"/>
    <w:rsid w:val="00D72534"/>
    <w:rsid w:val="00D73DFE"/>
    <w:rsid w:val="00D756E9"/>
    <w:rsid w:val="00D76AA8"/>
    <w:rsid w:val="00DB2ED1"/>
    <w:rsid w:val="00DC1683"/>
    <w:rsid w:val="00DC2B51"/>
    <w:rsid w:val="00E06D07"/>
    <w:rsid w:val="00E14F0E"/>
    <w:rsid w:val="00E31121"/>
    <w:rsid w:val="00E50F04"/>
    <w:rsid w:val="00E52D7B"/>
    <w:rsid w:val="00E63ABC"/>
    <w:rsid w:val="00E76187"/>
    <w:rsid w:val="00EA168F"/>
    <w:rsid w:val="00EA5D30"/>
    <w:rsid w:val="00EA650A"/>
    <w:rsid w:val="00EB2D85"/>
    <w:rsid w:val="00EC5A3A"/>
    <w:rsid w:val="00F04C3C"/>
    <w:rsid w:val="00F12E4F"/>
    <w:rsid w:val="00F43711"/>
    <w:rsid w:val="00F45C43"/>
    <w:rsid w:val="00F51401"/>
    <w:rsid w:val="00F76145"/>
    <w:rsid w:val="00F80708"/>
    <w:rsid w:val="00F807EA"/>
    <w:rsid w:val="00F87021"/>
    <w:rsid w:val="00FA57B3"/>
    <w:rsid w:val="00FE4EDF"/>
    <w:rsid w:val="00FF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31700E9"/>
  <w15:docId w15:val="{536E8346-7AF7-4C54-AB8E-D1694494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748"/>
    <w:pPr>
      <w:spacing w:after="120" w:line="240" w:lineRule="auto"/>
      <w:jc w:val="both"/>
    </w:pPr>
    <w:rPr>
      <w:rFonts w:ascii="Calibri" w:hAnsi="Calibri"/>
      <w:color w:val="000000" w:themeColor="text1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55D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27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27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55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5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5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5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5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5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55D2"/>
    <w:pPr>
      <w:spacing w:after="0" w:line="240" w:lineRule="auto"/>
      <w:jc w:val="both"/>
    </w:pPr>
    <w:rPr>
      <w:rFonts w:ascii="Calibri" w:hAnsi="Calibr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55D2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327A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327A"/>
    <w:rPr>
      <w:rFonts w:asciiTheme="majorHAnsi" w:eastAsiaTheme="majorEastAsia" w:hAnsiTheme="majorHAnsi" w:cstheme="majorBidi"/>
      <w:b/>
      <w:color w:val="2F5496" w:themeColor="accent1" w:themeShade="B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C55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5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5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5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5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5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961CE4"/>
    <w:pPr>
      <w:spacing w:after="0"/>
      <w:contextualSpacing/>
      <w:jc w:val="center"/>
    </w:pPr>
    <w:rPr>
      <w:rFonts w:eastAsiaTheme="majorEastAsia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CE4"/>
    <w:rPr>
      <w:rFonts w:ascii="Calibri" w:eastAsiaTheme="majorEastAsia" w:hAnsi="Calibri" w:cstheme="majorBidi"/>
      <w:color w:val="000000" w:themeColor="text1"/>
      <w:spacing w:val="-10"/>
      <w:kern w:val="28"/>
      <w:sz w:val="44"/>
      <w:szCs w:val="56"/>
    </w:rPr>
  </w:style>
  <w:style w:type="character" w:styleId="Emphasis">
    <w:name w:val="Emphasis"/>
    <w:uiPriority w:val="20"/>
    <w:qFormat/>
    <w:rsid w:val="00D074BC"/>
    <w:rPr>
      <w:rFonts w:ascii="Georgia" w:hAnsi="Georgia"/>
      <w:i/>
      <w:iCs/>
      <w:color w:val="000000" w:themeColor="text1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5748"/>
    <w:pPr>
      <w:spacing w:after="0"/>
    </w:pPr>
    <w:rPr>
      <w:i/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01354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1354F"/>
    <w:rPr>
      <w:rFonts w:ascii="Calibri" w:hAnsi="Calibri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01354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1354F"/>
    <w:rPr>
      <w:rFonts w:ascii="Calibri" w:hAnsi="Calibri"/>
      <w:color w:val="000000" w:themeColor="text1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C504A4"/>
    <w:pPr>
      <w:ind w:left="720"/>
      <w:contextualSpacing/>
    </w:pPr>
  </w:style>
  <w:style w:type="paragraph" w:customStyle="1" w:styleId="Code">
    <w:name w:val="Code"/>
    <w:basedOn w:val="ListParagraph"/>
    <w:next w:val="Normal"/>
    <w:link w:val="CodeChar"/>
    <w:qFormat/>
    <w:rsid w:val="000A7CAF"/>
    <w:pPr>
      <w:ind w:left="0"/>
    </w:pPr>
    <w:rPr>
      <w:rFonts w:ascii="Cascadia Code SemiBold" w:hAnsi="Cascadia Code SemiBol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956C3"/>
    <w:rPr>
      <w:rFonts w:ascii="Calibri" w:hAnsi="Calibri"/>
      <w:color w:val="000000" w:themeColor="text1"/>
      <w:sz w:val="24"/>
    </w:rPr>
  </w:style>
  <w:style w:type="character" w:customStyle="1" w:styleId="CodeChar">
    <w:name w:val="Code Char"/>
    <w:basedOn w:val="ListParagraphChar"/>
    <w:link w:val="Code"/>
    <w:rsid w:val="000A7CAF"/>
    <w:rPr>
      <w:rFonts w:ascii="Cascadia Code SemiBold" w:hAnsi="Cascadia Code SemiBold"/>
      <w:color w:val="000000" w:themeColor="text1"/>
      <w:sz w:val="24"/>
    </w:rPr>
  </w:style>
  <w:style w:type="character" w:styleId="Strong">
    <w:name w:val="Strong"/>
    <w:basedOn w:val="DefaultParagraphFont"/>
    <w:uiPriority w:val="22"/>
    <w:qFormat/>
    <w:rsid w:val="006B0DC8"/>
    <w:rPr>
      <w:b/>
      <w:bCs/>
    </w:rPr>
  </w:style>
  <w:style w:type="character" w:styleId="BookTitle">
    <w:name w:val="Book Title"/>
    <w:basedOn w:val="DefaultParagraphFont"/>
    <w:uiPriority w:val="33"/>
    <w:qFormat/>
    <w:rsid w:val="005A54CC"/>
    <w:rPr>
      <w:b/>
      <w:bCs/>
      <w:i/>
      <w:iCs/>
      <w:spacing w:val="5"/>
    </w:rPr>
  </w:style>
  <w:style w:type="paragraph" w:customStyle="1" w:styleId="SmallHeading">
    <w:name w:val="Small Heading"/>
    <w:next w:val="Normal"/>
    <w:link w:val="SmallHeadingChar"/>
    <w:qFormat/>
    <w:rsid w:val="000A7CAF"/>
    <w:pPr>
      <w:spacing w:after="120"/>
    </w:pPr>
    <w:rPr>
      <w:rFonts w:ascii="Calibri" w:hAnsi="Calibri"/>
      <w:b/>
      <w:i/>
      <w:color w:val="000000" w:themeColor="text1"/>
      <w:sz w:val="28"/>
    </w:rPr>
  </w:style>
  <w:style w:type="character" w:customStyle="1" w:styleId="SmallHeadingChar">
    <w:name w:val="Small Heading Char"/>
    <w:basedOn w:val="DefaultParagraphFont"/>
    <w:link w:val="SmallHeading"/>
    <w:rsid w:val="000A7CAF"/>
    <w:rPr>
      <w:rFonts w:ascii="Calibri" w:hAnsi="Calibri"/>
      <w:b/>
      <w:i/>
      <w:color w:val="000000" w:themeColor="text1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8D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8D4"/>
    <w:rPr>
      <w:rFonts w:ascii="Calibri" w:hAnsi="Calibri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168D4"/>
    <w:rPr>
      <w:vertAlign w:val="superscript"/>
    </w:rPr>
  </w:style>
  <w:style w:type="table" w:styleId="TableGrid">
    <w:name w:val="Table Grid"/>
    <w:basedOn w:val="TableNormal"/>
    <w:uiPriority w:val="39"/>
    <w:rsid w:val="004C16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4C16D7"/>
    <w:rPr>
      <w:i/>
      <w:iCs/>
      <w:color w:val="404040" w:themeColor="text1" w:themeTint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F0354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0354"/>
    <w:rPr>
      <w:rFonts w:ascii="Calibri" w:hAnsi="Calibri"/>
      <w:color w:val="000000" w:themeColor="text1"/>
      <w:sz w:val="20"/>
      <w:szCs w:val="20"/>
      <w:lang w:val="bg-BG"/>
    </w:rPr>
  </w:style>
  <w:style w:type="character" w:styleId="EndnoteReference">
    <w:name w:val="endnote reference"/>
    <w:basedOn w:val="DefaultParagraphFont"/>
    <w:uiPriority w:val="99"/>
    <w:semiHidden/>
    <w:unhideWhenUsed/>
    <w:rsid w:val="002F0354"/>
    <w:rPr>
      <w:vertAlign w:val="superscript"/>
    </w:rPr>
  </w:style>
  <w:style w:type="paragraph" w:styleId="ListBullet">
    <w:name w:val="List Bullet"/>
    <w:basedOn w:val="Normal"/>
    <w:uiPriority w:val="99"/>
    <w:unhideWhenUsed/>
    <w:rsid w:val="00B27E58"/>
    <w:pPr>
      <w:numPr>
        <w:numId w:val="55"/>
      </w:numPr>
      <w:contextualSpacing/>
    </w:pPr>
  </w:style>
  <w:style w:type="paragraph" w:styleId="Revision">
    <w:name w:val="Revision"/>
    <w:hidden/>
    <w:uiPriority w:val="99"/>
    <w:semiHidden/>
    <w:rsid w:val="00B27E58"/>
    <w:pPr>
      <w:spacing w:after="0" w:line="240" w:lineRule="auto"/>
    </w:pPr>
    <w:rPr>
      <w:rFonts w:ascii="Calibri" w:hAnsi="Calibri"/>
      <w:color w:val="000000" w:themeColor="text1"/>
      <w:sz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85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\Documents\Custom%20Office%20Templates\MZarkov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70130-7A37-4F32-9279-3BB65C1D0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MZarkovTemplate.dotx</Template>
  <TotalTime>1205</TotalTime>
  <Pages>11</Pages>
  <Words>3357</Words>
  <Characters>19139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Zarkov</dc:creator>
  <cp:keywords/>
  <dc:description/>
  <cp:lastModifiedBy>Michael Zarkov</cp:lastModifiedBy>
  <cp:revision>53</cp:revision>
  <dcterms:created xsi:type="dcterms:W3CDTF">2024-07-26T10:40:00Z</dcterms:created>
  <dcterms:modified xsi:type="dcterms:W3CDTF">2024-09-11T13:01:00Z</dcterms:modified>
</cp:coreProperties>
</file>